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934B7" w14:textId="77777777" w:rsidR="004934A9" w:rsidRDefault="004934A9" w:rsidP="004934A9">
      <w:pPr>
        <w:jc w:val="center"/>
        <w:rPr>
          <w:rFonts w:ascii="Times New Roman" w:hAnsi="Times New Roman" w:cs="Times New Roman"/>
          <w:b/>
          <w:bCs/>
          <w:color w:val="000033"/>
          <w:sz w:val="28"/>
          <w:szCs w:val="28"/>
          <w:shd w:val="clear" w:color="auto" w:fill="FFFFFF"/>
        </w:rPr>
      </w:pPr>
      <w:r w:rsidRPr="00EE33E2">
        <w:rPr>
          <w:rFonts w:ascii="Times New Roman" w:hAnsi="Times New Roman" w:cs="Times New Roman"/>
          <w:b/>
          <w:bCs/>
          <w:color w:val="000033"/>
          <w:sz w:val="28"/>
          <w:szCs w:val="28"/>
          <w:shd w:val="clear" w:color="auto" w:fill="FFFFFF"/>
        </w:rPr>
        <w:t>Answer to the Reviewers</w:t>
      </w:r>
      <w:r>
        <w:rPr>
          <w:rFonts w:ascii="Times New Roman" w:hAnsi="Times New Roman" w:cs="Times New Roman"/>
          <w:b/>
          <w:bCs/>
          <w:color w:val="000033"/>
          <w:sz w:val="28"/>
          <w:szCs w:val="28"/>
          <w:shd w:val="clear" w:color="auto" w:fill="FFFFFF"/>
        </w:rPr>
        <w:t>'</w:t>
      </w:r>
      <w:r w:rsidRPr="00EE33E2">
        <w:rPr>
          <w:rFonts w:ascii="Times New Roman" w:hAnsi="Times New Roman" w:cs="Times New Roman"/>
          <w:b/>
          <w:bCs/>
          <w:color w:val="000033"/>
          <w:sz w:val="28"/>
          <w:szCs w:val="28"/>
          <w:shd w:val="clear" w:color="auto" w:fill="FFFFFF"/>
        </w:rPr>
        <w:t xml:space="preserve"> Comments</w:t>
      </w:r>
    </w:p>
    <w:p w14:paraId="3F613068" w14:textId="77777777" w:rsidR="004934A9" w:rsidRDefault="004934A9" w:rsidP="004934A9">
      <w:pPr>
        <w:jc w:val="center"/>
        <w:rPr>
          <w:rFonts w:ascii="Times New Roman" w:hAnsi="Times New Roman" w:cs="Times New Roman"/>
          <w:b/>
          <w:bCs/>
          <w:color w:val="000033"/>
          <w:sz w:val="28"/>
          <w:szCs w:val="28"/>
          <w:shd w:val="clear" w:color="auto" w:fill="FFFFFF"/>
        </w:rPr>
      </w:pPr>
      <w:r w:rsidRPr="004934A9">
        <w:rPr>
          <w:rFonts w:ascii="Times New Roman" w:hAnsi="Times New Roman" w:cs="Times New Roman"/>
          <w:b/>
          <w:bCs/>
          <w:color w:val="000033"/>
          <w:sz w:val="28"/>
          <w:szCs w:val="28"/>
          <w:shd w:val="clear" w:color="auto" w:fill="FFFFFF"/>
        </w:rPr>
        <w:t>Ms. Ref. No.:  GLT-D-23-00044</w:t>
      </w:r>
    </w:p>
    <w:p w14:paraId="2189839C" w14:textId="77777777" w:rsidR="00F046DD" w:rsidRDefault="004934A9" w:rsidP="00F046DD">
      <w:pPr>
        <w:jc w:val="center"/>
        <w:rPr>
          <w:rFonts w:ascii="Times New Roman" w:hAnsi="Times New Roman" w:cs="Times New Roman"/>
          <w:b/>
          <w:bCs/>
          <w:color w:val="000033"/>
          <w:sz w:val="28"/>
          <w:szCs w:val="28"/>
          <w:shd w:val="clear" w:color="auto" w:fill="FFFFFF"/>
        </w:rPr>
      </w:pPr>
      <w:r w:rsidRPr="004934A9">
        <w:rPr>
          <w:rFonts w:ascii="Times New Roman" w:hAnsi="Times New Roman" w:cs="Times New Roman"/>
          <w:b/>
          <w:bCs/>
          <w:color w:val="000033"/>
          <w:sz w:val="28"/>
          <w:szCs w:val="28"/>
          <w:shd w:val="clear" w:color="auto" w:fill="FFFFFF"/>
        </w:rPr>
        <w:t xml:space="preserve">Exploring the Nexus: Comparing and Aligning Planetary Health, One Health, and </w:t>
      </w:r>
      <w:proofErr w:type="spellStart"/>
      <w:r w:rsidRPr="004934A9">
        <w:rPr>
          <w:rFonts w:ascii="Times New Roman" w:hAnsi="Times New Roman" w:cs="Times New Roman"/>
          <w:b/>
          <w:bCs/>
          <w:color w:val="000033"/>
          <w:sz w:val="28"/>
          <w:szCs w:val="28"/>
          <w:shd w:val="clear" w:color="auto" w:fill="FFFFFF"/>
        </w:rPr>
        <w:t>EcoHealth</w:t>
      </w:r>
      <w:proofErr w:type="spellEnd"/>
    </w:p>
    <w:p w14:paraId="1EE2EB2D" w14:textId="77777777" w:rsidR="00F046DD" w:rsidRPr="00C54813" w:rsidRDefault="004934A9" w:rsidP="004934A9">
      <w:pPr>
        <w:jc w:val="both"/>
        <w:rPr>
          <w:rFonts w:ascii="Times New Roman" w:hAnsi="Times New Roman" w:cs="Times New Roman"/>
          <w:color w:val="222222"/>
          <w:sz w:val="24"/>
          <w:szCs w:val="24"/>
          <w:highlight w:val="yellow"/>
          <w:shd w:val="clear" w:color="auto" w:fill="FFFFFF"/>
        </w:rPr>
      </w:pPr>
      <w:r w:rsidRPr="004934A9">
        <w:rPr>
          <w:rFonts w:ascii="Times New Roman" w:hAnsi="Times New Roman" w:cs="Times New Roman"/>
          <w:b/>
          <w:bCs/>
          <w:color w:val="000033"/>
          <w:sz w:val="28"/>
          <w:szCs w:val="28"/>
          <w:shd w:val="clear" w:color="auto" w:fill="FFFFFF"/>
        </w:rPr>
        <w:br/>
      </w:r>
      <w:r w:rsidRPr="00C54813">
        <w:rPr>
          <w:rFonts w:ascii="Times New Roman" w:hAnsi="Times New Roman" w:cs="Times New Roman"/>
          <w:b/>
          <w:bCs/>
          <w:color w:val="000033"/>
          <w:sz w:val="24"/>
          <w:szCs w:val="24"/>
          <w:shd w:val="clear" w:color="auto" w:fill="FFFFFF"/>
        </w:rPr>
        <w:t>Editor's Comments:</w:t>
      </w:r>
      <w:r w:rsidRPr="00C54813">
        <w:rPr>
          <w:rFonts w:ascii="Times New Roman" w:hAnsi="Times New Roman" w:cs="Times New Roman"/>
          <w:color w:val="000033"/>
          <w:sz w:val="24"/>
          <w:szCs w:val="24"/>
          <w:shd w:val="clear" w:color="auto" w:fill="FFFFFF"/>
        </w:rPr>
        <w:t xml:space="preserve"> </w:t>
      </w:r>
      <w:r w:rsidR="00F046DD" w:rsidRPr="00C54813">
        <w:rPr>
          <w:rFonts w:ascii="Times New Roman" w:hAnsi="Times New Roman" w:cs="Times New Roman"/>
          <w:color w:val="222222"/>
          <w:sz w:val="24"/>
          <w:szCs w:val="24"/>
          <w:highlight w:val="yellow"/>
          <w:shd w:val="clear" w:color="auto" w:fill="FFFFFF"/>
        </w:rPr>
        <w:t xml:space="preserve">I have completed the review of your </w:t>
      </w:r>
      <w:proofErr w:type="gramStart"/>
      <w:r w:rsidR="00F046DD" w:rsidRPr="00C54813">
        <w:rPr>
          <w:rFonts w:ascii="Times New Roman" w:hAnsi="Times New Roman" w:cs="Times New Roman"/>
          <w:color w:val="222222"/>
          <w:sz w:val="24"/>
          <w:szCs w:val="24"/>
          <w:highlight w:val="yellow"/>
          <w:shd w:val="clear" w:color="auto" w:fill="FFFFFF"/>
        </w:rPr>
        <w:t>manuscript</w:t>
      </w:r>
      <w:proofErr w:type="gramEnd"/>
      <w:r w:rsidR="00F046DD" w:rsidRPr="00C54813">
        <w:rPr>
          <w:rFonts w:ascii="Times New Roman" w:hAnsi="Times New Roman" w:cs="Times New Roman"/>
          <w:color w:val="222222"/>
          <w:sz w:val="24"/>
          <w:szCs w:val="24"/>
          <w:highlight w:val="yellow"/>
          <w:shd w:val="clear" w:color="auto" w:fill="FFFFFF"/>
        </w:rPr>
        <w:t xml:space="preserve"> and a summary is appended below. The reviewers recommend reconsideration of your paper following major revision. I invite you to resubmit your manuscript after addressing all reviewer comments.</w:t>
      </w:r>
    </w:p>
    <w:p w14:paraId="0A399587" w14:textId="529B46F6" w:rsidR="00030BE6" w:rsidRDefault="004934A9" w:rsidP="00030BE6">
      <w:pPr>
        <w:jc w:val="both"/>
        <w:rPr>
          <w:rFonts w:ascii="Times New Roman" w:hAnsi="Times New Roman" w:cs="Times New Roman"/>
          <w:color w:val="000033"/>
          <w:sz w:val="24"/>
          <w:szCs w:val="24"/>
        </w:rPr>
      </w:pPr>
      <w:r w:rsidRPr="00967EF5">
        <w:rPr>
          <w:rFonts w:ascii="Times New Roman" w:hAnsi="Times New Roman" w:cs="Times New Roman"/>
          <w:b/>
          <w:bCs/>
          <w:color w:val="000033"/>
          <w:sz w:val="24"/>
          <w:szCs w:val="24"/>
          <w:highlight w:val="cyan"/>
        </w:rPr>
        <w:t>Answer:</w:t>
      </w:r>
      <w:r w:rsidRPr="00967EF5">
        <w:rPr>
          <w:rFonts w:ascii="Times New Roman" w:hAnsi="Times New Roman" w:cs="Times New Roman"/>
          <w:color w:val="000033"/>
          <w:sz w:val="24"/>
          <w:szCs w:val="24"/>
          <w:highlight w:val="cyan"/>
        </w:rPr>
        <w:t xml:space="preserve"> </w:t>
      </w:r>
      <w:r w:rsidR="00030BE6" w:rsidRPr="00967EF5">
        <w:rPr>
          <w:rFonts w:ascii="Times New Roman" w:hAnsi="Times New Roman" w:cs="Times New Roman"/>
          <w:color w:val="000033"/>
          <w:sz w:val="24"/>
          <w:szCs w:val="24"/>
          <w:highlight w:val="cyan"/>
        </w:rPr>
        <w:t>We are grateful for the chance to submit the revised manuscript, which has undergone extensive editing based on the feedback from the reviewers. We have also made substantial improvements throughout the paper to enhance its quality. We kindly ask you to review the revised manuscript along with the responses to the reviewers' comments provided below.</w:t>
      </w:r>
    </w:p>
    <w:p w14:paraId="2D756DCE" w14:textId="0460A228" w:rsidR="00F046DD" w:rsidRPr="00C54813" w:rsidRDefault="004934A9" w:rsidP="00030BE6">
      <w:pPr>
        <w:jc w:val="both"/>
        <w:rPr>
          <w:rFonts w:ascii="Times New Roman" w:hAnsi="Times New Roman" w:cs="Times New Roman"/>
          <w:b/>
          <w:bCs/>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Pr="00C54813">
        <w:rPr>
          <w:rFonts w:ascii="Times New Roman" w:hAnsi="Times New Roman" w:cs="Times New Roman"/>
          <w:b/>
          <w:bCs/>
          <w:color w:val="222222"/>
          <w:sz w:val="24"/>
          <w:szCs w:val="24"/>
          <w:highlight w:val="yellow"/>
          <w:shd w:val="clear" w:color="auto" w:fill="FFFFFF"/>
        </w:rPr>
        <w:t xml:space="preserve">Reviewer #1: </w:t>
      </w:r>
    </w:p>
    <w:p w14:paraId="2AB1264B" w14:textId="77777777" w:rsidR="00F046DD" w:rsidRPr="00C54813" w:rsidRDefault="00F046DD" w:rsidP="004934A9">
      <w:pPr>
        <w:spacing w:after="0" w:line="240" w:lineRule="auto"/>
        <w:rPr>
          <w:rFonts w:ascii="Times New Roman" w:hAnsi="Times New Roman" w:cs="Times New Roman"/>
          <w:color w:val="222222"/>
          <w:sz w:val="24"/>
          <w:szCs w:val="24"/>
          <w:highlight w:val="yellow"/>
          <w:shd w:val="clear" w:color="auto" w:fill="FFFFFF"/>
        </w:rPr>
      </w:pPr>
    </w:p>
    <w:p w14:paraId="16796C16" w14:textId="77777777" w:rsidR="00F046DD" w:rsidRPr="00C54813" w:rsidRDefault="00F046DD" w:rsidP="00F046DD">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b/>
          <w:bCs/>
          <w:color w:val="222222"/>
          <w:sz w:val="24"/>
          <w:szCs w:val="24"/>
          <w:highlight w:val="yellow"/>
          <w:shd w:val="clear" w:color="auto" w:fill="FFFFFF"/>
        </w:rPr>
        <w:t>Comment -1:</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The paper is well-written and handles an interesting topic while I noticed that the Authors had excluded some prior articles on the topic from their review. I would like to see reference to these prior papers in the introduction indicating the need to additional review and analyses. The Figures that were copied from different sources should be adequately entitled and the sources/references provided. I have several other comments for the authors to consider that are described in more detail below.</w:t>
      </w:r>
    </w:p>
    <w:p w14:paraId="2EA37337" w14:textId="77777777" w:rsidR="00F046DD" w:rsidRPr="00C54813" w:rsidRDefault="00F046DD" w:rsidP="00F046DD">
      <w:pPr>
        <w:spacing w:after="0" w:line="240" w:lineRule="auto"/>
        <w:jc w:val="both"/>
        <w:rPr>
          <w:rFonts w:ascii="Times New Roman" w:hAnsi="Times New Roman" w:cs="Times New Roman"/>
          <w:color w:val="222222"/>
          <w:sz w:val="24"/>
          <w:szCs w:val="24"/>
          <w:highlight w:val="yellow"/>
          <w:shd w:val="clear" w:color="auto" w:fill="FFFFFF"/>
        </w:rPr>
      </w:pPr>
    </w:p>
    <w:p w14:paraId="659197FA" w14:textId="77777777" w:rsidR="00B612CC" w:rsidRPr="00C54813" w:rsidRDefault="00F046DD" w:rsidP="00F046DD">
      <w:pPr>
        <w:spacing w:after="0" w:line="240" w:lineRule="auto"/>
        <w:jc w:val="both"/>
        <w:rPr>
          <w:rFonts w:ascii="Times New Roman" w:hAnsi="Times New Roman" w:cs="Times New Roman"/>
          <w:color w:val="000033"/>
          <w:sz w:val="24"/>
          <w:szCs w:val="24"/>
        </w:rPr>
      </w:pPr>
      <w:r w:rsidRPr="00967EF5">
        <w:rPr>
          <w:rFonts w:ascii="Times New Roman" w:hAnsi="Times New Roman" w:cs="Times New Roman"/>
          <w:b/>
          <w:bCs/>
          <w:color w:val="000033"/>
          <w:sz w:val="24"/>
          <w:szCs w:val="24"/>
          <w:highlight w:val="cyan"/>
        </w:rPr>
        <w:t>Answers:</w:t>
      </w:r>
      <w:r w:rsidR="00B612CC" w:rsidRPr="00967EF5">
        <w:rPr>
          <w:rFonts w:ascii="Times New Roman" w:hAnsi="Times New Roman" w:cs="Times New Roman"/>
          <w:color w:val="000033"/>
          <w:sz w:val="24"/>
          <w:szCs w:val="24"/>
          <w:highlight w:val="cyan"/>
        </w:rPr>
        <w:t xml:space="preserve"> We greatly appreciate your constructive feedback. We will address your concerns by adding references to prior articles in the introduction, providing clear titles and references for figures, and eagerly await your detailed comments to enhance the quality of our manuscript. Your input is invaluable, and we thank you for your time and effort.</w:t>
      </w:r>
    </w:p>
    <w:p w14:paraId="18832E66" w14:textId="6DF6E94B" w:rsidR="00B612CC" w:rsidRPr="00C54813" w:rsidRDefault="004934A9" w:rsidP="00B612C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B612CC" w:rsidRPr="00C54813">
        <w:rPr>
          <w:rFonts w:ascii="Times New Roman" w:hAnsi="Times New Roman" w:cs="Times New Roman"/>
          <w:b/>
          <w:bCs/>
          <w:color w:val="222222"/>
          <w:sz w:val="24"/>
          <w:szCs w:val="24"/>
          <w:highlight w:val="yellow"/>
          <w:shd w:val="clear" w:color="auto" w:fill="FFFFFF"/>
        </w:rPr>
        <w:t xml:space="preserve">Comment on </w:t>
      </w:r>
      <w:r w:rsidRPr="00C54813">
        <w:rPr>
          <w:rFonts w:ascii="Times New Roman" w:hAnsi="Times New Roman" w:cs="Times New Roman"/>
          <w:b/>
          <w:bCs/>
          <w:color w:val="222222"/>
          <w:sz w:val="24"/>
          <w:szCs w:val="24"/>
          <w:highlight w:val="yellow"/>
          <w:shd w:val="clear" w:color="auto" w:fill="FFFFFF"/>
        </w:rPr>
        <w:t>Introduction</w:t>
      </w:r>
      <w:r w:rsidR="00B612CC" w:rsidRPr="00C54813">
        <w:rPr>
          <w:rFonts w:ascii="Times New Roman" w:hAnsi="Times New Roman" w:cs="Times New Roman"/>
          <w:b/>
          <w:bCs/>
          <w:color w:val="222222"/>
          <w:sz w:val="24"/>
          <w:szCs w:val="24"/>
          <w:highlight w:val="yellow"/>
          <w:shd w:val="clear" w:color="auto" w:fill="FFFFFF"/>
        </w:rPr>
        <w:t>-1:</w:t>
      </w:r>
      <w:r w:rsidR="00B612CC" w:rsidRPr="00C54813">
        <w:rPr>
          <w:rFonts w:ascii="Times New Roman" w:hAnsi="Times New Roman" w:cs="Times New Roman"/>
          <w:color w:val="222222"/>
          <w:sz w:val="24"/>
          <w:szCs w:val="24"/>
          <w:highlight w:val="yellow"/>
          <w:shd w:val="clear" w:color="auto" w:fill="FFFFFF"/>
        </w:rPr>
        <w:t xml:space="preserve"> </w:t>
      </w:r>
      <w:r w:rsidRPr="00C54813">
        <w:rPr>
          <w:rFonts w:ascii="Times New Roman" w:hAnsi="Times New Roman" w:cs="Times New Roman"/>
          <w:color w:val="222222"/>
          <w:sz w:val="24"/>
          <w:szCs w:val="24"/>
          <w:highlight w:val="yellow"/>
          <w:shd w:val="clear" w:color="auto" w:fill="FFFFFF"/>
        </w:rPr>
        <w:t xml:space="preserve">In the </w:t>
      </w:r>
      <w:commentRangeStart w:id="0"/>
      <w:r w:rsidRPr="00C54813">
        <w:rPr>
          <w:rFonts w:ascii="Times New Roman" w:hAnsi="Times New Roman" w:cs="Times New Roman"/>
          <w:color w:val="222222"/>
          <w:sz w:val="24"/>
          <w:szCs w:val="24"/>
          <w:highlight w:val="yellow"/>
          <w:shd w:val="clear" w:color="auto" w:fill="FFFFFF"/>
        </w:rPr>
        <w:t>Figure</w:t>
      </w:r>
      <w:commentRangeEnd w:id="0"/>
      <w:r w:rsidR="00614225">
        <w:rPr>
          <w:rStyle w:val="CommentReference"/>
        </w:rPr>
        <w:commentReference w:id="0"/>
      </w:r>
      <w:r w:rsidRPr="00C54813">
        <w:rPr>
          <w:rFonts w:ascii="Times New Roman" w:hAnsi="Times New Roman" w:cs="Times New Roman"/>
          <w:color w:val="222222"/>
          <w:sz w:val="24"/>
          <w:szCs w:val="24"/>
          <w:highlight w:val="yellow"/>
          <w:shd w:val="clear" w:color="auto" w:fill="FFFFFF"/>
        </w:rPr>
        <w:t xml:space="preserve"> 1 legend, it should be made clear that the figure is borrowed from the IPBES report (i.e., the name of the report should be given). It does not appear to be a modification of it, but a copy.</w:t>
      </w:r>
    </w:p>
    <w:p w14:paraId="40A6766D" w14:textId="77777777" w:rsidR="00B612CC" w:rsidRPr="00C54813" w:rsidRDefault="00B612CC" w:rsidP="004934A9">
      <w:pPr>
        <w:spacing w:after="0" w:line="240" w:lineRule="auto"/>
        <w:rPr>
          <w:rFonts w:ascii="Times New Roman" w:hAnsi="Times New Roman" w:cs="Times New Roman"/>
          <w:color w:val="222222"/>
          <w:sz w:val="24"/>
          <w:szCs w:val="24"/>
          <w:highlight w:val="yellow"/>
          <w:shd w:val="clear" w:color="auto" w:fill="FFFFFF"/>
        </w:rPr>
      </w:pPr>
    </w:p>
    <w:p w14:paraId="2D94265F" w14:textId="77777777" w:rsidR="00380C04" w:rsidRDefault="00B612CC" w:rsidP="00380C04">
      <w:pPr>
        <w:spacing w:after="0" w:line="240" w:lineRule="auto"/>
        <w:jc w:val="both"/>
        <w:rPr>
          <w:rFonts w:ascii="Segoe UI" w:hAnsi="Segoe UI" w:cs="Segoe UI"/>
          <w:color w:val="374151"/>
          <w:shd w:val="clear" w:color="auto" w:fill="F7F7F8"/>
        </w:rPr>
      </w:pPr>
      <w:r w:rsidRPr="00967EF5">
        <w:rPr>
          <w:rFonts w:ascii="Times New Roman" w:hAnsi="Times New Roman" w:cs="Times New Roman"/>
          <w:b/>
          <w:bCs/>
          <w:color w:val="000033"/>
          <w:sz w:val="24"/>
          <w:szCs w:val="24"/>
          <w:highlight w:val="cyan"/>
        </w:rPr>
        <w:t>Answers:</w:t>
      </w:r>
      <w:r w:rsidR="00380C04" w:rsidRPr="00967EF5">
        <w:rPr>
          <w:rFonts w:ascii="Times New Roman" w:hAnsi="Times New Roman" w:cs="Times New Roman"/>
          <w:b/>
          <w:bCs/>
          <w:color w:val="000033"/>
          <w:sz w:val="24"/>
          <w:szCs w:val="24"/>
          <w:highlight w:val="cyan"/>
        </w:rPr>
        <w:t xml:space="preserve"> </w:t>
      </w:r>
      <w:r w:rsidR="00380C04" w:rsidRPr="00967EF5">
        <w:rPr>
          <w:rFonts w:ascii="Times New Roman" w:hAnsi="Times New Roman" w:cs="Times New Roman"/>
          <w:color w:val="000033"/>
          <w:sz w:val="24"/>
          <w:szCs w:val="24"/>
          <w:highlight w:val="cyan"/>
        </w:rPr>
        <w:t>Thank you for your valuable comment. Your feedback has been carefully considered, and the figure has been updated with a new version created by the authors, incorporating information from various sources. Please review the revised manuscript.</w:t>
      </w:r>
    </w:p>
    <w:p w14:paraId="0732AB5D" w14:textId="35FC5D4D" w:rsidR="00B612CC" w:rsidRPr="00C54813" w:rsidRDefault="004934A9" w:rsidP="004A378A">
      <w:pPr>
        <w:spacing w:after="0" w:line="240" w:lineRule="auto"/>
        <w:jc w:val="both"/>
        <w:rPr>
          <w:rFonts w:ascii="Times New Roman" w:hAnsi="Times New Roman" w:cs="Times New Roman"/>
          <w:sz w:val="24"/>
          <w:szCs w:val="24"/>
          <w:highlight w:val="yellow"/>
        </w:rPr>
      </w:pPr>
      <w:r w:rsidRPr="00C54813">
        <w:rPr>
          <w:rFonts w:ascii="Times New Roman" w:hAnsi="Times New Roman" w:cs="Times New Roman"/>
          <w:color w:val="222222"/>
          <w:sz w:val="24"/>
          <w:szCs w:val="24"/>
          <w:highlight w:val="yellow"/>
        </w:rPr>
        <w:br/>
      </w:r>
      <w:r w:rsidR="00B612CC" w:rsidRPr="00C54813">
        <w:rPr>
          <w:rFonts w:ascii="Times New Roman" w:hAnsi="Times New Roman" w:cs="Times New Roman"/>
          <w:b/>
          <w:bCs/>
          <w:color w:val="222222"/>
          <w:sz w:val="24"/>
          <w:szCs w:val="24"/>
          <w:highlight w:val="yellow"/>
          <w:shd w:val="clear" w:color="auto" w:fill="FFFFFF"/>
        </w:rPr>
        <w:t>Comment on Introduction-2:</w:t>
      </w:r>
      <w:r w:rsidR="00B612CC" w:rsidRPr="00C54813">
        <w:rPr>
          <w:rFonts w:ascii="Times New Roman" w:hAnsi="Times New Roman" w:cs="Times New Roman"/>
          <w:color w:val="222222"/>
          <w:sz w:val="24"/>
          <w:szCs w:val="24"/>
          <w:highlight w:val="yellow"/>
          <w:shd w:val="clear" w:color="auto" w:fill="FFFFFF"/>
        </w:rPr>
        <w:t xml:space="preserve"> </w:t>
      </w:r>
      <w:r w:rsidRPr="00C54813">
        <w:rPr>
          <w:rFonts w:ascii="Times New Roman" w:hAnsi="Times New Roman" w:cs="Times New Roman"/>
          <w:color w:val="222222"/>
          <w:sz w:val="24"/>
          <w:szCs w:val="24"/>
          <w:highlight w:val="yellow"/>
          <w:shd w:val="clear" w:color="auto" w:fill="FFFFFF"/>
        </w:rPr>
        <w:t xml:space="preserve">In </w:t>
      </w:r>
      <w:commentRangeStart w:id="1"/>
      <w:commentRangeStart w:id="2"/>
      <w:r w:rsidRPr="00C54813">
        <w:rPr>
          <w:rFonts w:ascii="Times New Roman" w:hAnsi="Times New Roman" w:cs="Times New Roman"/>
          <w:color w:val="222222"/>
          <w:sz w:val="24"/>
          <w:szCs w:val="24"/>
          <w:highlight w:val="yellow"/>
          <w:shd w:val="clear" w:color="auto" w:fill="FFFFFF"/>
        </w:rPr>
        <w:t>Figure</w:t>
      </w:r>
      <w:commentRangeEnd w:id="1"/>
      <w:r w:rsidR="00614225">
        <w:rPr>
          <w:rStyle w:val="CommentReference"/>
        </w:rPr>
        <w:commentReference w:id="1"/>
      </w:r>
      <w:commentRangeEnd w:id="2"/>
      <w:r w:rsidR="004F1AEE">
        <w:rPr>
          <w:rStyle w:val="CommentReference"/>
        </w:rPr>
        <w:commentReference w:id="2"/>
      </w:r>
      <w:r w:rsidRPr="00C54813">
        <w:rPr>
          <w:rFonts w:ascii="Times New Roman" w:hAnsi="Times New Roman" w:cs="Times New Roman"/>
          <w:color w:val="222222"/>
          <w:sz w:val="24"/>
          <w:szCs w:val="24"/>
          <w:highlight w:val="yellow"/>
          <w:shd w:val="clear" w:color="auto" w:fill="FFFFFF"/>
        </w:rPr>
        <w:t xml:space="preserve"> 2, the sources of the 3 "sub-figures" should be provided. I found the figures from these sites indicating that the authors did not format them themselves:</w:t>
      </w:r>
      <w:r w:rsidRPr="00C54813">
        <w:rPr>
          <w:rFonts w:ascii="Times New Roman" w:hAnsi="Times New Roman" w:cs="Times New Roman"/>
          <w:color w:val="222222"/>
          <w:sz w:val="24"/>
          <w:szCs w:val="24"/>
          <w:highlight w:val="yellow"/>
        </w:rPr>
        <w:br/>
      </w:r>
      <w:hyperlink r:id="rId12" w:tgtFrame="_blank" w:history="1">
        <w:r w:rsidRPr="00C54813">
          <w:rPr>
            <w:rStyle w:val="Hyperlink"/>
            <w:rFonts w:ascii="Times New Roman" w:hAnsi="Times New Roman" w:cs="Times New Roman"/>
            <w:color w:val="1155CC"/>
            <w:sz w:val="24"/>
            <w:szCs w:val="24"/>
            <w:highlight w:val="yellow"/>
            <w:shd w:val="clear" w:color="auto" w:fill="FFFFFF"/>
          </w:rPr>
          <w:t>https://mahb.stanford.edu/recentnews/planetary-health/</w:t>
        </w:r>
      </w:hyperlink>
      <w:r w:rsidRPr="00C54813">
        <w:rPr>
          <w:rFonts w:ascii="Times New Roman" w:hAnsi="Times New Roman" w:cs="Times New Roman"/>
          <w:color w:val="222222"/>
          <w:sz w:val="24"/>
          <w:szCs w:val="24"/>
          <w:highlight w:val="yellow"/>
        </w:rPr>
        <w:br/>
      </w:r>
      <w:hyperlink r:id="rId13" w:tgtFrame="_blank" w:history="1">
        <w:r w:rsidRPr="00C54813">
          <w:rPr>
            <w:rStyle w:val="Hyperlink"/>
            <w:rFonts w:ascii="Times New Roman" w:hAnsi="Times New Roman" w:cs="Times New Roman"/>
            <w:color w:val="1155CC"/>
            <w:sz w:val="24"/>
            <w:szCs w:val="24"/>
            <w:highlight w:val="yellow"/>
            <w:shd w:val="clear" w:color="auto" w:fill="FFFFFF"/>
          </w:rPr>
          <w:t>https://www.who.int/news/item/01-12-2021-tripartite-and-unep-support-ohhlep-s-definition-of-</w:t>
        </w:r>
        <w:r w:rsidRPr="00C54813">
          <w:rPr>
            <w:rStyle w:val="Hyperlink"/>
            <w:rFonts w:ascii="Times New Roman" w:hAnsi="Times New Roman" w:cs="Times New Roman"/>
            <w:color w:val="1155CC"/>
            <w:sz w:val="24"/>
            <w:szCs w:val="24"/>
            <w:highlight w:val="yellow"/>
            <w:shd w:val="clear" w:color="auto" w:fill="FFFFFF"/>
          </w:rPr>
          <w:lastRenderedPageBreak/>
          <w:t>one-health</w:t>
        </w:r>
      </w:hyperlink>
      <w:r w:rsidRPr="00C54813">
        <w:rPr>
          <w:rFonts w:ascii="Times New Roman" w:hAnsi="Times New Roman" w:cs="Times New Roman"/>
          <w:color w:val="222222"/>
          <w:sz w:val="24"/>
          <w:szCs w:val="24"/>
          <w:highlight w:val="yellow"/>
        </w:rPr>
        <w:br/>
      </w:r>
      <w:hyperlink r:id="rId14" w:tgtFrame="_blank" w:history="1">
        <w:r w:rsidRPr="00C54813">
          <w:rPr>
            <w:rStyle w:val="Hyperlink"/>
            <w:rFonts w:ascii="Times New Roman" w:hAnsi="Times New Roman" w:cs="Times New Roman"/>
            <w:color w:val="1155CC"/>
            <w:sz w:val="24"/>
            <w:szCs w:val="24"/>
            <w:highlight w:val="yellow"/>
            <w:shd w:val="clear" w:color="auto" w:fill="FFFFFF"/>
          </w:rPr>
          <w:t>https://www.ecohealthontario.ca/</w:t>
        </w:r>
      </w:hyperlink>
    </w:p>
    <w:p w14:paraId="335D88EE" w14:textId="77777777" w:rsidR="00B612CC" w:rsidRPr="00C54813" w:rsidRDefault="00B612CC" w:rsidP="00B612CC">
      <w:pPr>
        <w:spacing w:after="0" w:line="240" w:lineRule="auto"/>
        <w:jc w:val="both"/>
        <w:rPr>
          <w:rFonts w:ascii="Times New Roman" w:hAnsi="Times New Roman" w:cs="Times New Roman"/>
          <w:sz w:val="24"/>
          <w:szCs w:val="24"/>
          <w:highlight w:val="yellow"/>
        </w:rPr>
      </w:pPr>
    </w:p>
    <w:p w14:paraId="0958F573" w14:textId="504E773C" w:rsidR="00B612CC" w:rsidRPr="008A00A3" w:rsidRDefault="00B612CC" w:rsidP="008A00A3">
      <w:pPr>
        <w:spacing w:after="0" w:line="240" w:lineRule="auto"/>
        <w:rPr>
          <w:rFonts w:ascii="Times New Roman" w:hAnsi="Times New Roman" w:cs="Times New Roman"/>
          <w:color w:val="000033"/>
          <w:sz w:val="24"/>
          <w:szCs w:val="24"/>
        </w:rPr>
      </w:pPr>
      <w:r w:rsidRPr="00E401C7">
        <w:rPr>
          <w:rFonts w:ascii="Times New Roman" w:hAnsi="Times New Roman" w:cs="Times New Roman"/>
          <w:b/>
          <w:bCs/>
          <w:color w:val="000033"/>
          <w:sz w:val="24"/>
          <w:szCs w:val="24"/>
          <w:highlight w:val="cyan"/>
        </w:rPr>
        <w:t>Answers:</w:t>
      </w:r>
      <w:r w:rsidR="00380C04" w:rsidRPr="00E401C7">
        <w:rPr>
          <w:rFonts w:ascii="Times New Roman" w:hAnsi="Times New Roman" w:cs="Times New Roman"/>
          <w:b/>
          <w:bCs/>
          <w:color w:val="000033"/>
          <w:sz w:val="24"/>
          <w:szCs w:val="24"/>
          <w:highlight w:val="cyan"/>
        </w:rPr>
        <w:t xml:space="preserve"> </w:t>
      </w:r>
      <w:r w:rsidR="00CF0A99" w:rsidRPr="00E401C7">
        <w:rPr>
          <w:rFonts w:ascii="Times New Roman" w:hAnsi="Times New Roman" w:cs="Times New Roman"/>
          <w:color w:val="000033"/>
          <w:sz w:val="24"/>
          <w:szCs w:val="24"/>
          <w:highlight w:val="cyan"/>
        </w:rPr>
        <w:t>We have replaced the figure as a follow-up to the previous comment</w:t>
      </w:r>
      <w:r w:rsidR="008A00A3" w:rsidRPr="00E401C7">
        <w:rPr>
          <w:rFonts w:ascii="Times New Roman" w:hAnsi="Times New Roman" w:cs="Times New Roman"/>
          <w:color w:val="000033"/>
          <w:sz w:val="24"/>
          <w:szCs w:val="24"/>
          <w:highlight w:val="cyan"/>
        </w:rPr>
        <w:t>. Kindly review Figure 1 in the revised manuscript.</w:t>
      </w:r>
    </w:p>
    <w:p w14:paraId="15CDB855" w14:textId="77777777" w:rsidR="008A00A3" w:rsidRPr="00C54813" w:rsidRDefault="008A00A3" w:rsidP="008A00A3">
      <w:pPr>
        <w:spacing w:after="0" w:line="240" w:lineRule="auto"/>
        <w:rPr>
          <w:rFonts w:ascii="Times New Roman" w:hAnsi="Times New Roman" w:cs="Times New Roman"/>
          <w:sz w:val="24"/>
          <w:szCs w:val="24"/>
          <w:highlight w:val="yellow"/>
        </w:rPr>
      </w:pPr>
    </w:p>
    <w:p w14:paraId="0D8FC3E9" w14:textId="4CA71091"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b/>
          <w:bCs/>
          <w:color w:val="222222"/>
          <w:sz w:val="24"/>
          <w:szCs w:val="24"/>
          <w:highlight w:val="yellow"/>
          <w:shd w:val="clear" w:color="auto" w:fill="FFFFFF"/>
        </w:rPr>
        <w:t>Comment on Introduction-3</w:t>
      </w:r>
      <w:r w:rsidR="00C54813" w:rsidRPr="00C54813">
        <w:rPr>
          <w:rFonts w:ascii="Times New Roman" w:hAnsi="Times New Roman" w:cs="Times New Roman"/>
          <w:b/>
          <w:bCs/>
          <w:color w:val="222222"/>
          <w:sz w:val="24"/>
          <w:szCs w:val="24"/>
          <w:highlight w:val="yellow"/>
          <w:shd w:val="clear" w:color="auto" w:fill="FFFFFF"/>
        </w:rPr>
        <w:t>:</w:t>
      </w:r>
      <w:r w:rsidR="00C54813">
        <w:rPr>
          <w:rFonts w:ascii="Times New Roman" w:hAnsi="Times New Roman" w:cs="Times New Roman"/>
          <w:color w:val="222222"/>
          <w:sz w:val="24"/>
          <w:szCs w:val="24"/>
          <w:highlight w:val="yellow"/>
          <w:shd w:val="clear" w:color="auto" w:fill="FFFFFF"/>
        </w:rPr>
        <w:t xml:space="preserve"> </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I wonder if the description of One Health is the updated one as written here: </w:t>
      </w:r>
      <w:hyperlink r:id="rId15" w:tgtFrame="_blank" w:history="1">
        <w:r w:rsidR="004934A9" w:rsidRPr="00C54813">
          <w:rPr>
            <w:rStyle w:val="Hyperlink"/>
            <w:rFonts w:ascii="Times New Roman" w:hAnsi="Times New Roman" w:cs="Times New Roman"/>
            <w:color w:val="1155CC"/>
            <w:sz w:val="24"/>
            <w:szCs w:val="24"/>
            <w:highlight w:val="yellow"/>
            <w:shd w:val="clear" w:color="auto" w:fill="FFFFFF"/>
          </w:rPr>
          <w:t>https://www.who.int/news/item/01-12-2021-tripartite-and-unep-support-ohhlep-s-definition-of-one-health</w:t>
        </w:r>
      </w:hyperlink>
      <w:r w:rsidR="004934A9" w:rsidRPr="00C54813">
        <w:rPr>
          <w:rFonts w:ascii="Times New Roman" w:hAnsi="Times New Roman" w:cs="Times New Roman"/>
          <w:color w:val="222222"/>
          <w:sz w:val="24"/>
          <w:szCs w:val="24"/>
          <w:highlight w:val="yellow"/>
          <w:shd w:val="clear" w:color="auto" w:fill="FFFFFF"/>
        </w:rPr>
        <w:t> If the authors are using the older one, it should be stated and justified the use of that.</w:t>
      </w:r>
    </w:p>
    <w:p w14:paraId="05DBCE6B" w14:textId="77777777" w:rsidR="00B612CC" w:rsidRPr="00C54813" w:rsidRDefault="00B612CC" w:rsidP="00B612CC">
      <w:pPr>
        <w:spacing w:after="0" w:line="240" w:lineRule="auto"/>
        <w:rPr>
          <w:rFonts w:ascii="Times New Roman" w:hAnsi="Times New Roman" w:cs="Times New Roman"/>
          <w:color w:val="000033"/>
          <w:sz w:val="24"/>
          <w:szCs w:val="24"/>
        </w:rPr>
      </w:pPr>
    </w:p>
    <w:p w14:paraId="1D31B5B4" w14:textId="73EA3252" w:rsidR="00B612CC" w:rsidRPr="00E401C7" w:rsidRDefault="00B612CC" w:rsidP="002B6431">
      <w:pPr>
        <w:jc w:val="both"/>
        <w:rPr>
          <w:rFonts w:ascii="Times New Roman" w:hAnsi="Times New Roman" w:cs="Times New Roman"/>
          <w:color w:val="222222"/>
          <w:sz w:val="24"/>
          <w:szCs w:val="24"/>
          <w:highlight w:val="cyan"/>
        </w:rPr>
      </w:pPr>
      <w:r w:rsidRPr="00E401C7">
        <w:rPr>
          <w:rFonts w:ascii="Times New Roman" w:hAnsi="Times New Roman" w:cs="Times New Roman"/>
          <w:b/>
          <w:bCs/>
          <w:color w:val="000033"/>
          <w:sz w:val="24"/>
          <w:szCs w:val="24"/>
          <w:highlight w:val="cyan"/>
        </w:rPr>
        <w:t>Answers:</w:t>
      </w:r>
      <w:r w:rsidR="008A00A3" w:rsidRPr="00E401C7">
        <w:rPr>
          <w:rFonts w:ascii="Times New Roman" w:hAnsi="Times New Roman" w:cs="Times New Roman"/>
          <w:b/>
          <w:bCs/>
          <w:color w:val="000033"/>
          <w:sz w:val="24"/>
          <w:szCs w:val="24"/>
          <w:highlight w:val="cyan"/>
        </w:rPr>
        <w:t xml:space="preserve"> </w:t>
      </w:r>
      <w:r w:rsidR="002B6431" w:rsidRPr="00E401C7">
        <w:rPr>
          <w:rFonts w:ascii="Times New Roman" w:hAnsi="Times New Roman" w:cs="Times New Roman"/>
          <w:color w:val="000033"/>
          <w:sz w:val="24"/>
          <w:szCs w:val="24"/>
          <w:highlight w:val="cyan"/>
        </w:rPr>
        <w:t xml:space="preserve">Thank you for your suggestion. We have adopted a definition recommended by the World Health Organization (WHO) in 2020 [source: WHO, 'One Health,' </w:t>
      </w:r>
      <w:hyperlink r:id="rId16" w:tgtFrame="_new" w:history="1">
        <w:r w:rsidR="002B6431" w:rsidRPr="00E401C7">
          <w:rPr>
            <w:rFonts w:ascii="Times New Roman" w:hAnsi="Times New Roman" w:cs="Times New Roman"/>
            <w:color w:val="000033"/>
            <w:sz w:val="24"/>
            <w:szCs w:val="24"/>
            <w:highlight w:val="cyan"/>
          </w:rPr>
          <w:t>https://www.who.int/news-room/q-a-detail/one-health</w:t>
        </w:r>
      </w:hyperlink>
      <w:r w:rsidR="002B6431" w:rsidRPr="00E401C7">
        <w:rPr>
          <w:rFonts w:ascii="Times New Roman" w:hAnsi="Times New Roman" w:cs="Times New Roman"/>
          <w:color w:val="000033"/>
          <w:sz w:val="24"/>
          <w:szCs w:val="24"/>
          <w:highlight w:val="cyan"/>
        </w:rPr>
        <w:t>]. The essence of this definition aligns with the broader sense definition proposed by the authors. However, we have incorporated the authors' suggested definition into the revised manuscript. Please review the lines... in the revised manuscript for accuracy."</w:t>
      </w:r>
    </w:p>
    <w:p w14:paraId="525E3B4C" w14:textId="5E7081D5" w:rsidR="00B612CC" w:rsidRDefault="004934A9" w:rsidP="00B612C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B612CC" w:rsidRPr="00C54813">
        <w:rPr>
          <w:rFonts w:ascii="Times New Roman" w:hAnsi="Times New Roman" w:cs="Times New Roman"/>
          <w:b/>
          <w:bCs/>
          <w:color w:val="222222"/>
          <w:sz w:val="24"/>
          <w:szCs w:val="24"/>
          <w:highlight w:val="yellow"/>
          <w:shd w:val="clear" w:color="auto" w:fill="FFFFFF"/>
        </w:rPr>
        <w:t>Comment on Introduction-</w:t>
      </w:r>
      <w:r w:rsidRPr="00C54813">
        <w:rPr>
          <w:rFonts w:ascii="Times New Roman" w:hAnsi="Times New Roman" w:cs="Times New Roman"/>
          <w:b/>
          <w:bCs/>
          <w:color w:val="222222"/>
          <w:sz w:val="24"/>
          <w:szCs w:val="24"/>
          <w:highlight w:val="yellow"/>
          <w:shd w:val="clear" w:color="auto" w:fill="FFFFFF"/>
        </w:rPr>
        <w:t>4</w:t>
      </w:r>
      <w:r w:rsidR="00B612CC" w:rsidRPr="00C54813">
        <w:rPr>
          <w:rFonts w:ascii="Times New Roman" w:hAnsi="Times New Roman" w:cs="Times New Roman"/>
          <w:b/>
          <w:bCs/>
          <w:color w:val="222222"/>
          <w:sz w:val="24"/>
          <w:szCs w:val="24"/>
          <w:highlight w:val="yellow"/>
          <w:shd w:val="clear" w:color="auto" w:fill="FFFFFF"/>
        </w:rPr>
        <w:t>:</w:t>
      </w:r>
      <w:r w:rsidR="00B612CC" w:rsidRPr="00C54813">
        <w:rPr>
          <w:rFonts w:ascii="Times New Roman" w:hAnsi="Times New Roman" w:cs="Times New Roman"/>
          <w:color w:val="222222"/>
          <w:sz w:val="24"/>
          <w:szCs w:val="24"/>
          <w:highlight w:val="yellow"/>
          <w:shd w:val="clear" w:color="auto" w:fill="FFFFFF"/>
        </w:rPr>
        <w:t xml:space="preserve"> </w:t>
      </w:r>
      <w:bookmarkStart w:id="3" w:name="_Hlk148360559"/>
      <w:r w:rsidRPr="00C54813">
        <w:rPr>
          <w:rFonts w:ascii="Times New Roman" w:hAnsi="Times New Roman" w:cs="Times New Roman"/>
          <w:color w:val="222222"/>
          <w:sz w:val="24"/>
          <w:szCs w:val="24"/>
          <w:highlight w:val="yellow"/>
          <w:shd w:val="clear" w:color="auto" w:fill="FFFFFF"/>
        </w:rPr>
        <w:t>The authors write that one concern related to the different interpretation of the concepts and their use is: "who the experts are in the global South and North and how they are using/applying these concepts". I'm not sure what this means, i.e., is it a concern? Does it matter which experts in the South and North are using these concepts, one could think that it's good that they are used. I wonder if it was meant to say that some unknowns, like who are working for these concepts. Perhaps revising this part would make it more clear to the readers.</w:t>
      </w:r>
    </w:p>
    <w:bookmarkEnd w:id="3"/>
    <w:p w14:paraId="0844F2AF" w14:textId="77777777" w:rsidR="008A00A3" w:rsidRDefault="008A00A3" w:rsidP="00B612CC">
      <w:pPr>
        <w:spacing w:after="0" w:line="240" w:lineRule="auto"/>
        <w:jc w:val="both"/>
        <w:rPr>
          <w:rFonts w:ascii="Times New Roman" w:hAnsi="Times New Roman" w:cs="Times New Roman"/>
          <w:color w:val="222222"/>
          <w:sz w:val="24"/>
          <w:szCs w:val="24"/>
          <w:highlight w:val="yellow"/>
          <w:shd w:val="clear" w:color="auto" w:fill="FFFFFF"/>
        </w:rPr>
      </w:pPr>
    </w:p>
    <w:p w14:paraId="3D625307" w14:textId="57B4A30E" w:rsidR="00097FBA" w:rsidRPr="00A138A3" w:rsidRDefault="008A00A3" w:rsidP="00097FBA">
      <w:pPr>
        <w:jc w:val="both"/>
        <w:rPr>
          <w:rFonts w:ascii="Times New Roman" w:hAnsi="Times New Roman" w:cs="Times New Roman"/>
          <w:color w:val="000033"/>
          <w:sz w:val="24"/>
          <w:szCs w:val="24"/>
          <w:highlight w:val="cyan"/>
        </w:rPr>
      </w:pPr>
      <w:r w:rsidRPr="00A138A3">
        <w:rPr>
          <w:rFonts w:ascii="Times New Roman" w:hAnsi="Times New Roman" w:cs="Times New Roman"/>
          <w:b/>
          <w:bCs/>
          <w:color w:val="000033"/>
          <w:sz w:val="24"/>
          <w:szCs w:val="24"/>
          <w:highlight w:val="cyan"/>
        </w:rPr>
        <w:t>Answers:</w:t>
      </w:r>
      <w:r w:rsidRPr="00A138A3">
        <w:rPr>
          <w:rFonts w:ascii="Times New Roman" w:hAnsi="Times New Roman" w:cs="Times New Roman"/>
          <w:color w:val="000033"/>
          <w:sz w:val="24"/>
          <w:szCs w:val="24"/>
          <w:highlight w:val="cyan"/>
        </w:rPr>
        <w:t xml:space="preserve"> </w:t>
      </w:r>
      <w:r w:rsidR="00097FBA" w:rsidRPr="00A138A3">
        <w:rPr>
          <w:rFonts w:ascii="Times New Roman" w:hAnsi="Times New Roman" w:cs="Times New Roman"/>
          <w:color w:val="000033"/>
          <w:sz w:val="24"/>
          <w:szCs w:val="24"/>
          <w:highlight w:val="cyan"/>
        </w:rPr>
        <w:t>It is essential to determine which experts from different fields are researching three ideas. This helps us understand how these concepts are used by different experts and which areas of expertise focus more on each concept.</w:t>
      </w:r>
    </w:p>
    <w:p w14:paraId="00180AC4" w14:textId="3CCF1D16" w:rsidR="00097FBA" w:rsidRPr="00A138A3" w:rsidRDefault="00097FBA" w:rsidP="00097FBA">
      <w:pPr>
        <w:jc w:val="both"/>
        <w:rPr>
          <w:rFonts w:ascii="Times New Roman" w:hAnsi="Times New Roman" w:cs="Times New Roman"/>
          <w:color w:val="000033"/>
          <w:sz w:val="24"/>
          <w:szCs w:val="24"/>
          <w:highlight w:val="cyan"/>
        </w:rPr>
      </w:pPr>
      <w:r w:rsidRPr="00A138A3">
        <w:rPr>
          <w:rFonts w:ascii="Times New Roman" w:hAnsi="Times New Roman" w:cs="Times New Roman"/>
          <w:color w:val="000033"/>
          <w:sz w:val="24"/>
          <w:szCs w:val="24"/>
          <w:highlight w:val="cyan"/>
        </w:rPr>
        <w:t xml:space="preserve">These three ideas are studied mainly by a small group of fields rather than considering them from a broader perspective. This highlights the </w:t>
      </w:r>
      <w:proofErr w:type="gramStart"/>
      <w:r w:rsidRPr="00A138A3">
        <w:rPr>
          <w:rFonts w:ascii="Times New Roman" w:hAnsi="Times New Roman" w:cs="Times New Roman"/>
          <w:color w:val="000033"/>
          <w:sz w:val="24"/>
          <w:szCs w:val="24"/>
          <w:highlight w:val="cyan"/>
        </w:rPr>
        <w:t>need to know</w:t>
      </w:r>
      <w:proofErr w:type="gramEnd"/>
      <w:r w:rsidRPr="00A138A3">
        <w:rPr>
          <w:rFonts w:ascii="Times New Roman" w:hAnsi="Times New Roman" w:cs="Times New Roman"/>
          <w:color w:val="000033"/>
          <w:sz w:val="24"/>
          <w:szCs w:val="24"/>
          <w:highlight w:val="cyan"/>
        </w:rPr>
        <w:t xml:space="preserve"> which experts from which fields are using these ideas. This information is vital to identify gaps and differences in knowledge. For example, we have noticed that many experts in the veterinary field primarily use the One Health concept. However, for a more complete understanding, we need involvement from various other fields to tackle the complexities of One Health effectively.</w:t>
      </w:r>
    </w:p>
    <w:p w14:paraId="35619ECD" w14:textId="074ADF35" w:rsidR="00097FBA" w:rsidRPr="00097FBA" w:rsidRDefault="00097FBA" w:rsidP="00097FBA">
      <w:pPr>
        <w:jc w:val="both"/>
        <w:rPr>
          <w:rFonts w:ascii="Times New Roman" w:hAnsi="Times New Roman" w:cs="Times New Roman"/>
          <w:color w:val="000033"/>
          <w:sz w:val="24"/>
          <w:szCs w:val="24"/>
        </w:rPr>
      </w:pPr>
      <w:r w:rsidRPr="00A138A3">
        <w:rPr>
          <w:rFonts w:ascii="Times New Roman" w:hAnsi="Times New Roman" w:cs="Times New Roman"/>
          <w:color w:val="000033"/>
          <w:sz w:val="24"/>
          <w:szCs w:val="24"/>
          <w:highlight w:val="cyan"/>
        </w:rPr>
        <w:t xml:space="preserve">To clarify our question, we've rephrased it: </w:t>
      </w:r>
      <w:r w:rsidR="00E401C7" w:rsidRPr="00A138A3">
        <w:rPr>
          <w:rFonts w:ascii="Times New Roman" w:hAnsi="Times New Roman" w:cs="Times New Roman"/>
          <w:sz w:val="24"/>
          <w:szCs w:val="24"/>
          <w:highlight w:val="cyan"/>
        </w:rPr>
        <w:t xml:space="preserve">How experts from different disciplines are concentrated in </w:t>
      </w:r>
      <w:del w:id="4" w:author="Mohammadali Tofighi" w:date="2023-10-30T18:12:00Z">
        <w:r w:rsidR="00E401C7" w:rsidRPr="00A138A3" w:rsidDel="00B74E76">
          <w:rPr>
            <w:rFonts w:ascii="Times New Roman" w:hAnsi="Times New Roman" w:cs="Times New Roman"/>
            <w:sz w:val="24"/>
            <w:szCs w:val="24"/>
            <w:highlight w:val="cyan"/>
          </w:rPr>
          <w:delText>doing research on</w:delText>
        </w:r>
      </w:del>
      <w:ins w:id="5" w:author="Mohammadali Tofighi" w:date="2023-10-30T18:12:00Z">
        <w:r w:rsidR="00B74E76">
          <w:rPr>
            <w:rFonts w:ascii="Times New Roman" w:hAnsi="Times New Roman" w:cs="Times New Roman"/>
            <w:sz w:val="24"/>
            <w:szCs w:val="24"/>
            <w:highlight w:val="cyan"/>
          </w:rPr>
          <w:t>researching</w:t>
        </w:r>
      </w:ins>
      <w:r w:rsidR="00E401C7" w:rsidRPr="00A138A3">
        <w:rPr>
          <w:rFonts w:ascii="Times New Roman" w:hAnsi="Times New Roman" w:cs="Times New Roman"/>
          <w:sz w:val="24"/>
          <w:szCs w:val="24"/>
          <w:highlight w:val="cyan"/>
        </w:rPr>
        <w:t xml:space="preserve"> these concepts?</w:t>
      </w:r>
    </w:p>
    <w:p w14:paraId="6DC510A5" w14:textId="7D15EEA5" w:rsidR="00B612CC" w:rsidRPr="00C54813" w:rsidRDefault="004934A9" w:rsidP="00097FBA">
      <w:pPr>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B612CC" w:rsidRPr="00C54813">
        <w:rPr>
          <w:rFonts w:ascii="Times New Roman" w:hAnsi="Times New Roman" w:cs="Times New Roman"/>
          <w:b/>
          <w:bCs/>
          <w:color w:val="222222"/>
          <w:sz w:val="24"/>
          <w:szCs w:val="24"/>
          <w:highlight w:val="yellow"/>
          <w:shd w:val="clear" w:color="auto" w:fill="FFFFFF"/>
        </w:rPr>
        <w:t xml:space="preserve">Comment on </w:t>
      </w:r>
      <w:r w:rsidRPr="00C54813">
        <w:rPr>
          <w:rFonts w:ascii="Times New Roman" w:hAnsi="Times New Roman" w:cs="Times New Roman"/>
          <w:b/>
          <w:bCs/>
          <w:color w:val="222222"/>
          <w:sz w:val="24"/>
          <w:szCs w:val="24"/>
          <w:highlight w:val="yellow"/>
          <w:shd w:val="clear" w:color="auto" w:fill="FFFFFF"/>
        </w:rPr>
        <w:t>Methodology</w:t>
      </w:r>
      <w:r w:rsidR="00B612CC" w:rsidRPr="00C54813">
        <w:rPr>
          <w:rFonts w:ascii="Times New Roman" w:hAnsi="Times New Roman" w:cs="Times New Roman"/>
          <w:b/>
          <w:bCs/>
          <w:color w:val="222222"/>
          <w:sz w:val="24"/>
          <w:szCs w:val="24"/>
          <w:highlight w:val="yellow"/>
          <w:shd w:val="clear" w:color="auto" w:fill="FFFFFF"/>
        </w:rPr>
        <w:t>-1:</w:t>
      </w:r>
      <w:r w:rsidR="00B612CC" w:rsidRPr="00C54813">
        <w:rPr>
          <w:rFonts w:ascii="Times New Roman" w:hAnsi="Times New Roman" w:cs="Times New Roman"/>
          <w:color w:val="222222"/>
          <w:sz w:val="24"/>
          <w:szCs w:val="24"/>
          <w:highlight w:val="yellow"/>
          <w:shd w:val="clear" w:color="auto" w:fill="FFFFFF"/>
        </w:rPr>
        <w:t xml:space="preserve"> </w:t>
      </w:r>
      <w:r w:rsidRPr="00C54813">
        <w:rPr>
          <w:rFonts w:ascii="Times New Roman" w:hAnsi="Times New Roman" w:cs="Times New Roman"/>
          <w:color w:val="222222"/>
          <w:sz w:val="24"/>
          <w:szCs w:val="24"/>
          <w:highlight w:val="yellow"/>
          <w:shd w:val="clear" w:color="auto" w:fill="FFFFFF"/>
        </w:rPr>
        <w:t xml:space="preserve"> In Table, 1 I wonder if the search term for </w:t>
      </w:r>
      <w:proofErr w:type="spellStart"/>
      <w:r w:rsidRPr="00C54813">
        <w:rPr>
          <w:rFonts w:ascii="Times New Roman" w:hAnsi="Times New Roman" w:cs="Times New Roman"/>
          <w:color w:val="222222"/>
          <w:sz w:val="24"/>
          <w:szCs w:val="24"/>
          <w:highlight w:val="yellow"/>
          <w:shd w:val="clear" w:color="auto" w:fill="FFFFFF"/>
        </w:rPr>
        <w:t>EcoHealth</w:t>
      </w:r>
      <w:proofErr w:type="spellEnd"/>
      <w:r w:rsidRPr="00C54813">
        <w:rPr>
          <w:rFonts w:ascii="Times New Roman" w:hAnsi="Times New Roman" w:cs="Times New Roman"/>
          <w:color w:val="222222"/>
          <w:sz w:val="24"/>
          <w:szCs w:val="24"/>
          <w:highlight w:val="yellow"/>
          <w:shd w:val="clear" w:color="auto" w:fill="FFFFFF"/>
        </w:rPr>
        <w:t xml:space="preserve"> for ProQuest is correct: "("</w:t>
      </w:r>
      <w:proofErr w:type="spellStart"/>
      <w:r w:rsidRPr="00C54813">
        <w:rPr>
          <w:rFonts w:ascii="Times New Roman" w:hAnsi="Times New Roman" w:cs="Times New Roman"/>
          <w:color w:val="222222"/>
          <w:sz w:val="24"/>
          <w:szCs w:val="24"/>
          <w:highlight w:val="yellow"/>
          <w:shd w:val="clear" w:color="auto" w:fill="FFFFFF"/>
        </w:rPr>
        <w:t>EcoHealth</w:t>
      </w:r>
      <w:proofErr w:type="spellEnd"/>
      <w:r w:rsidRPr="00C54813">
        <w:rPr>
          <w:rFonts w:ascii="Times New Roman" w:hAnsi="Times New Roman" w:cs="Times New Roman"/>
          <w:color w:val="222222"/>
          <w:sz w:val="24"/>
          <w:szCs w:val="24"/>
          <w:highlight w:val="yellow"/>
          <w:shd w:val="clear" w:color="auto" w:fill="FFFFFF"/>
        </w:rPr>
        <w:t>" OR "</w:t>
      </w:r>
      <w:proofErr w:type="spellStart"/>
      <w:r w:rsidRPr="00C54813">
        <w:rPr>
          <w:rFonts w:ascii="Times New Roman" w:hAnsi="Times New Roman" w:cs="Times New Roman"/>
          <w:color w:val="222222"/>
          <w:sz w:val="24"/>
          <w:szCs w:val="24"/>
          <w:highlight w:val="yellow"/>
          <w:shd w:val="clear" w:color="auto" w:fill="FFFFFF"/>
        </w:rPr>
        <w:t>EcoHealth</w:t>
      </w:r>
      <w:proofErr w:type="spellEnd"/>
      <w:r w:rsidRPr="00C54813">
        <w:rPr>
          <w:rFonts w:ascii="Times New Roman" w:hAnsi="Times New Roman" w:cs="Times New Roman"/>
          <w:color w:val="222222"/>
          <w:sz w:val="24"/>
          <w:szCs w:val="24"/>
          <w:highlight w:val="yellow"/>
          <w:shd w:val="clear" w:color="auto" w:fill="FFFFFF"/>
        </w:rPr>
        <w:t>")"? the terms seem the same for me.</w:t>
      </w:r>
    </w:p>
    <w:p w14:paraId="4C79025B"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p>
    <w:p w14:paraId="41A487E0" w14:textId="2199B394" w:rsidR="00B612CC" w:rsidRPr="00A138A3" w:rsidRDefault="00B612CC" w:rsidP="005C7EB5">
      <w:pPr>
        <w:spacing w:after="0" w:line="240" w:lineRule="auto"/>
        <w:jc w:val="both"/>
        <w:rPr>
          <w:rFonts w:ascii="Times New Roman" w:hAnsi="Times New Roman" w:cs="Times New Roman"/>
          <w:color w:val="222222"/>
          <w:sz w:val="24"/>
          <w:szCs w:val="24"/>
          <w:highlight w:val="cyan"/>
          <w:shd w:val="clear" w:color="auto" w:fill="FFFFFF"/>
        </w:rPr>
      </w:pPr>
      <w:r w:rsidRPr="00C54813">
        <w:rPr>
          <w:rFonts w:ascii="Times New Roman" w:hAnsi="Times New Roman" w:cs="Times New Roman"/>
          <w:b/>
          <w:bCs/>
          <w:color w:val="000033"/>
          <w:sz w:val="24"/>
          <w:szCs w:val="24"/>
        </w:rPr>
        <w:lastRenderedPageBreak/>
        <w:t>Answers:</w:t>
      </w:r>
      <w:r w:rsidR="005C7EB5">
        <w:rPr>
          <w:rFonts w:ascii="Times New Roman" w:hAnsi="Times New Roman" w:cs="Times New Roman"/>
          <w:b/>
          <w:bCs/>
          <w:color w:val="000033"/>
          <w:sz w:val="24"/>
          <w:szCs w:val="24"/>
        </w:rPr>
        <w:t xml:space="preserve"> </w:t>
      </w:r>
      <w:r w:rsidR="005C7EB5" w:rsidRPr="00A138A3">
        <w:rPr>
          <w:rFonts w:ascii="Times New Roman" w:hAnsi="Times New Roman" w:cs="Times New Roman"/>
          <w:color w:val="000033"/>
          <w:sz w:val="24"/>
          <w:szCs w:val="24"/>
          <w:highlight w:val="cyan"/>
        </w:rPr>
        <w:t>Thank you for pointing that out. The term has been updated to "</w:t>
      </w:r>
      <w:proofErr w:type="spellStart"/>
      <w:r w:rsidR="005C7EB5" w:rsidRPr="00A138A3">
        <w:rPr>
          <w:rFonts w:ascii="Times New Roman" w:hAnsi="Times New Roman" w:cs="Times New Roman"/>
          <w:color w:val="000033"/>
          <w:sz w:val="24"/>
          <w:szCs w:val="24"/>
          <w:highlight w:val="cyan"/>
        </w:rPr>
        <w:t>ecohealth</w:t>
      </w:r>
      <w:proofErr w:type="spellEnd"/>
      <w:r w:rsidR="005C7EB5" w:rsidRPr="00A138A3">
        <w:rPr>
          <w:rFonts w:ascii="Times New Roman" w:hAnsi="Times New Roman" w:cs="Times New Roman"/>
          <w:color w:val="000033"/>
          <w:sz w:val="24"/>
          <w:szCs w:val="24"/>
          <w:highlight w:val="cyan"/>
        </w:rPr>
        <w:t>" or "</w:t>
      </w:r>
      <w:proofErr w:type="spellStart"/>
      <w:r w:rsidR="005C7EB5" w:rsidRPr="00A138A3">
        <w:rPr>
          <w:rFonts w:ascii="Times New Roman" w:hAnsi="Times New Roman" w:cs="Times New Roman"/>
          <w:color w:val="000033"/>
          <w:sz w:val="24"/>
          <w:szCs w:val="24"/>
          <w:highlight w:val="cyan"/>
        </w:rPr>
        <w:t>EcoHealth</w:t>
      </w:r>
      <w:proofErr w:type="spellEnd"/>
      <w:r w:rsidR="005C7EB5" w:rsidRPr="00A138A3">
        <w:rPr>
          <w:rFonts w:ascii="Times New Roman" w:hAnsi="Times New Roman" w:cs="Times New Roman"/>
          <w:color w:val="000033"/>
          <w:sz w:val="24"/>
          <w:szCs w:val="24"/>
          <w:highlight w:val="cyan"/>
        </w:rPr>
        <w:t>." Please check Table 1 in the revised manuscript.</w:t>
      </w:r>
    </w:p>
    <w:p w14:paraId="2E56DA54" w14:textId="41F68712" w:rsidR="00B612CC" w:rsidRPr="00C54813" w:rsidRDefault="004934A9" w:rsidP="00B612C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B612CC" w:rsidRPr="008A00A3">
        <w:rPr>
          <w:rFonts w:ascii="Times New Roman" w:hAnsi="Times New Roman" w:cs="Times New Roman"/>
          <w:b/>
          <w:bCs/>
          <w:color w:val="222222"/>
          <w:sz w:val="24"/>
          <w:szCs w:val="24"/>
          <w:highlight w:val="yellow"/>
          <w:shd w:val="clear" w:color="auto" w:fill="FFFFFF"/>
        </w:rPr>
        <w:t>Comment on Methodology-</w:t>
      </w:r>
      <w:r w:rsidRPr="008A00A3">
        <w:rPr>
          <w:rFonts w:ascii="Times New Roman" w:hAnsi="Times New Roman" w:cs="Times New Roman"/>
          <w:b/>
          <w:bCs/>
          <w:color w:val="222222"/>
          <w:sz w:val="24"/>
          <w:szCs w:val="24"/>
          <w:highlight w:val="yellow"/>
          <w:shd w:val="clear" w:color="auto" w:fill="FFFFFF"/>
        </w:rPr>
        <w:t>2</w:t>
      </w:r>
      <w:r w:rsidR="00B612CC" w:rsidRPr="008A00A3">
        <w:rPr>
          <w:rFonts w:ascii="Times New Roman" w:hAnsi="Times New Roman" w:cs="Times New Roman"/>
          <w:b/>
          <w:bCs/>
          <w:color w:val="222222"/>
          <w:sz w:val="24"/>
          <w:szCs w:val="24"/>
          <w:highlight w:val="yellow"/>
          <w:shd w:val="clear" w:color="auto" w:fill="FFFFFF"/>
        </w:rPr>
        <w:t>:</w:t>
      </w:r>
      <w:r w:rsidR="00B612CC" w:rsidRPr="00C54813">
        <w:rPr>
          <w:rFonts w:ascii="Times New Roman" w:hAnsi="Times New Roman" w:cs="Times New Roman"/>
          <w:color w:val="222222"/>
          <w:sz w:val="24"/>
          <w:szCs w:val="24"/>
          <w:highlight w:val="yellow"/>
          <w:shd w:val="clear" w:color="auto" w:fill="FFFFFF"/>
        </w:rPr>
        <w:t xml:space="preserve"> </w:t>
      </w:r>
      <w:r w:rsidRPr="00C54813">
        <w:rPr>
          <w:rFonts w:ascii="Times New Roman" w:hAnsi="Times New Roman" w:cs="Times New Roman"/>
          <w:color w:val="222222"/>
          <w:sz w:val="24"/>
          <w:szCs w:val="24"/>
          <w:highlight w:val="yellow"/>
          <w:shd w:val="clear" w:color="auto" w:fill="FFFFFF"/>
        </w:rPr>
        <w:t>The authors write that: "articles comparing the three concepts or bibliometric analysis of the three concepts were excluded from the results/analysis (but authors have used a few to add robustness to the discussion)". I think it would be important to refer to these articles in the Introduction to show what has been done and to identify the gaps in current research that this review fills.</w:t>
      </w:r>
    </w:p>
    <w:p w14:paraId="16F26D15" w14:textId="0E4A7DDF" w:rsidR="00B612CC" w:rsidRPr="00C54813" w:rsidRDefault="004934A9" w:rsidP="00B612CC">
      <w:pPr>
        <w:spacing w:after="0" w:line="240" w:lineRule="auto"/>
        <w:rPr>
          <w:rFonts w:ascii="Times New Roman" w:hAnsi="Times New Roman" w:cs="Times New Roman"/>
          <w:b/>
          <w:bCs/>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commentRangeStart w:id="6"/>
      <w:r w:rsidR="00B612CC" w:rsidRPr="00C54813">
        <w:rPr>
          <w:rFonts w:ascii="Times New Roman" w:hAnsi="Times New Roman" w:cs="Times New Roman"/>
          <w:b/>
          <w:bCs/>
          <w:color w:val="000033"/>
          <w:sz w:val="24"/>
          <w:szCs w:val="24"/>
        </w:rPr>
        <w:t>Answers</w:t>
      </w:r>
      <w:commentRangeEnd w:id="6"/>
      <w:r w:rsidR="00B74E76">
        <w:rPr>
          <w:rStyle w:val="CommentReference"/>
        </w:rPr>
        <w:commentReference w:id="6"/>
      </w:r>
      <w:r w:rsidR="00B612CC" w:rsidRPr="00C54813">
        <w:rPr>
          <w:rFonts w:ascii="Times New Roman" w:hAnsi="Times New Roman" w:cs="Times New Roman"/>
          <w:b/>
          <w:bCs/>
          <w:color w:val="000033"/>
          <w:sz w:val="24"/>
          <w:szCs w:val="24"/>
        </w:rPr>
        <w:t>:</w:t>
      </w:r>
      <w:ins w:id="7" w:author="Byomkesh Talukder" w:date="2023-10-16T19:56:00Z">
        <w:r w:rsidR="00C11177">
          <w:rPr>
            <w:rFonts w:ascii="Times New Roman" w:hAnsi="Times New Roman" w:cs="Times New Roman"/>
            <w:b/>
            <w:bCs/>
            <w:color w:val="000033"/>
            <w:sz w:val="24"/>
            <w:szCs w:val="24"/>
          </w:rPr>
          <w:t>…………………………….</w:t>
        </w:r>
      </w:ins>
    </w:p>
    <w:p w14:paraId="38858403"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p>
    <w:p w14:paraId="612F6DD3" w14:textId="1C606168"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8A00A3">
        <w:rPr>
          <w:rFonts w:ascii="Times New Roman" w:hAnsi="Times New Roman" w:cs="Times New Roman"/>
          <w:b/>
          <w:bCs/>
          <w:color w:val="222222"/>
          <w:sz w:val="24"/>
          <w:szCs w:val="24"/>
          <w:highlight w:val="yellow"/>
          <w:shd w:val="clear" w:color="auto" w:fill="FFFFFF"/>
        </w:rPr>
        <w:t>Comment on Methodology-</w:t>
      </w:r>
      <w:r w:rsidR="004934A9" w:rsidRPr="008A00A3">
        <w:rPr>
          <w:rFonts w:ascii="Times New Roman" w:hAnsi="Times New Roman" w:cs="Times New Roman"/>
          <w:b/>
          <w:bCs/>
          <w:color w:val="222222"/>
          <w:sz w:val="24"/>
          <w:szCs w:val="24"/>
          <w:highlight w:val="yellow"/>
          <w:shd w:val="clear" w:color="auto" w:fill="FFFFFF"/>
        </w:rPr>
        <w:t>3</w:t>
      </w:r>
      <w:r w:rsidRPr="008A00A3">
        <w:rPr>
          <w:rFonts w:ascii="Times New Roman" w:hAnsi="Times New Roman" w:cs="Times New Roman"/>
          <w:b/>
          <w:bCs/>
          <w:color w:val="222222"/>
          <w:sz w:val="24"/>
          <w:szCs w:val="24"/>
          <w:highlight w:val="yellow"/>
          <w:shd w:val="clear" w:color="auto" w:fill="FFFFFF"/>
        </w:rPr>
        <w:t>:</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 xml:space="preserve">Figure 3. The number don't match. If you start with identified articles (for PH=391) and extract the excluded (for PH=178) you would get 391-178=213. However, the next figure for "eligible articles" for PH is 51. What happened to the (213-51=) 162 articles that were not excluded nor eligible? Please format a flow chart with all steps of the review process </w:t>
      </w:r>
      <w:proofErr w:type="gramStart"/>
      <w:r w:rsidR="004934A9" w:rsidRPr="00C54813">
        <w:rPr>
          <w:rFonts w:ascii="Times New Roman" w:hAnsi="Times New Roman" w:cs="Times New Roman"/>
          <w:color w:val="222222"/>
          <w:sz w:val="24"/>
          <w:szCs w:val="24"/>
          <w:highlight w:val="yellow"/>
          <w:shd w:val="clear" w:color="auto" w:fill="FFFFFF"/>
        </w:rPr>
        <w:t>including:</w:t>
      </w:r>
      <w:proofErr w:type="gramEnd"/>
      <w:r w:rsidR="004934A9" w:rsidRPr="00C54813">
        <w:rPr>
          <w:rFonts w:ascii="Times New Roman" w:hAnsi="Times New Roman" w:cs="Times New Roman"/>
          <w:color w:val="222222"/>
          <w:sz w:val="24"/>
          <w:szCs w:val="24"/>
          <w:highlight w:val="yellow"/>
          <w:shd w:val="clear" w:color="auto" w:fill="FFFFFF"/>
        </w:rPr>
        <w:t xml:space="preserve"> number of </w:t>
      </w:r>
      <w:proofErr w:type="spellStart"/>
      <w:r w:rsidR="004934A9" w:rsidRPr="00C54813">
        <w:rPr>
          <w:rFonts w:ascii="Times New Roman" w:hAnsi="Times New Roman" w:cs="Times New Roman"/>
          <w:color w:val="222222"/>
          <w:sz w:val="24"/>
          <w:szCs w:val="24"/>
          <w:highlight w:val="yellow"/>
          <w:shd w:val="clear" w:color="auto" w:fill="FFFFFF"/>
        </w:rPr>
        <w:t>dublicates</w:t>
      </w:r>
      <w:proofErr w:type="spellEnd"/>
      <w:r w:rsidR="004934A9" w:rsidRPr="00C54813">
        <w:rPr>
          <w:rFonts w:ascii="Times New Roman" w:hAnsi="Times New Roman" w:cs="Times New Roman"/>
          <w:color w:val="222222"/>
          <w:sz w:val="24"/>
          <w:szCs w:val="24"/>
          <w:highlight w:val="yellow"/>
          <w:shd w:val="clear" w:color="auto" w:fill="FFFFFF"/>
        </w:rPr>
        <w:t xml:space="preserve">/ articles after excluding </w:t>
      </w:r>
      <w:proofErr w:type="spellStart"/>
      <w:r w:rsidR="004934A9" w:rsidRPr="00C54813">
        <w:rPr>
          <w:rFonts w:ascii="Times New Roman" w:hAnsi="Times New Roman" w:cs="Times New Roman"/>
          <w:color w:val="222222"/>
          <w:sz w:val="24"/>
          <w:szCs w:val="24"/>
          <w:highlight w:val="yellow"/>
          <w:shd w:val="clear" w:color="auto" w:fill="FFFFFF"/>
        </w:rPr>
        <w:t>dublicates</w:t>
      </w:r>
      <w:proofErr w:type="spellEnd"/>
      <w:r w:rsidR="004934A9" w:rsidRPr="00C54813">
        <w:rPr>
          <w:rFonts w:ascii="Times New Roman" w:hAnsi="Times New Roman" w:cs="Times New Roman"/>
          <w:color w:val="222222"/>
          <w:sz w:val="24"/>
          <w:szCs w:val="24"/>
          <w:highlight w:val="yellow"/>
          <w:shd w:val="clear" w:color="auto" w:fill="FFFFFF"/>
        </w:rPr>
        <w:t>, excluded after reading/assessing the title or by the 7 listed exclusion criteria. Also, the hand searches articles should be mentioned and included in the flow chart. Please clarify what the "had search" means under the section 2.2.</w:t>
      </w:r>
    </w:p>
    <w:p w14:paraId="75262786" w14:textId="5EDC1A84" w:rsidR="00B612CC" w:rsidRPr="00C11177" w:rsidDel="00C11177" w:rsidRDefault="004934A9" w:rsidP="00C11177">
      <w:pPr>
        <w:spacing w:after="0" w:line="240" w:lineRule="auto"/>
        <w:jc w:val="both"/>
        <w:rPr>
          <w:del w:id="8" w:author="Byomkesh Talukder" w:date="2023-10-16T19:56:00Z"/>
          <w:rFonts w:ascii="Times New Roman" w:hAnsi="Times New Roman" w:cs="Times New Roman"/>
          <w:color w:val="000033"/>
          <w:sz w:val="24"/>
          <w:szCs w:val="24"/>
        </w:rPr>
      </w:pPr>
      <w:r w:rsidRPr="00C54813">
        <w:rPr>
          <w:rFonts w:ascii="Times New Roman" w:hAnsi="Times New Roman" w:cs="Times New Roman"/>
          <w:color w:val="222222"/>
          <w:sz w:val="24"/>
          <w:szCs w:val="24"/>
          <w:highlight w:val="yellow"/>
        </w:rPr>
        <w:br/>
      </w:r>
      <w:r w:rsidR="00B612CC" w:rsidRPr="008A00A3">
        <w:rPr>
          <w:rFonts w:ascii="Times New Roman" w:hAnsi="Times New Roman" w:cs="Times New Roman"/>
          <w:b/>
          <w:bCs/>
          <w:color w:val="000033"/>
          <w:sz w:val="24"/>
          <w:szCs w:val="24"/>
        </w:rPr>
        <w:t>Answers:</w:t>
      </w:r>
      <w:r w:rsidR="00C11177">
        <w:rPr>
          <w:rFonts w:ascii="Times New Roman" w:hAnsi="Times New Roman" w:cs="Times New Roman"/>
          <w:b/>
          <w:bCs/>
          <w:color w:val="000033"/>
          <w:sz w:val="24"/>
          <w:szCs w:val="24"/>
        </w:rPr>
        <w:t xml:space="preserve"> </w:t>
      </w:r>
      <w:r w:rsidR="00C11177" w:rsidRPr="00C11177">
        <w:rPr>
          <w:rFonts w:ascii="Times New Roman" w:hAnsi="Times New Roman" w:cs="Times New Roman"/>
          <w:color w:val="000033"/>
          <w:sz w:val="24"/>
          <w:szCs w:val="24"/>
        </w:rPr>
        <w:t xml:space="preserve">Thank you for your valuable comment. We have thoroughly reviewed and revised </w:t>
      </w:r>
      <w:commentRangeStart w:id="9"/>
      <w:commentRangeStart w:id="10"/>
      <w:r w:rsidR="00C11177" w:rsidRPr="00C11177">
        <w:rPr>
          <w:rFonts w:ascii="Times New Roman" w:hAnsi="Times New Roman" w:cs="Times New Roman"/>
          <w:color w:val="000033"/>
          <w:sz w:val="24"/>
          <w:szCs w:val="24"/>
        </w:rPr>
        <w:t xml:space="preserve">Figure 3 </w:t>
      </w:r>
      <w:commentRangeEnd w:id="9"/>
      <w:r w:rsidR="00B74E76">
        <w:rPr>
          <w:rStyle w:val="CommentReference"/>
        </w:rPr>
        <w:commentReference w:id="9"/>
      </w:r>
      <w:commentRangeEnd w:id="10"/>
      <w:r w:rsidR="004F1AEE">
        <w:rPr>
          <w:rStyle w:val="CommentReference"/>
        </w:rPr>
        <w:commentReference w:id="10"/>
      </w:r>
      <w:r w:rsidR="00C11177" w:rsidRPr="00C11177">
        <w:rPr>
          <w:rFonts w:ascii="Times New Roman" w:hAnsi="Times New Roman" w:cs="Times New Roman"/>
          <w:color w:val="000033"/>
          <w:sz w:val="24"/>
          <w:szCs w:val="24"/>
        </w:rPr>
        <w:t xml:space="preserve">to address all your concerns. You will now notice that Figure 3 is free from any ambiguity. </w:t>
      </w:r>
      <w:r w:rsidR="00C11177">
        <w:rPr>
          <w:rFonts w:ascii="Times New Roman" w:hAnsi="Times New Roman" w:cs="Times New Roman"/>
          <w:color w:val="000033"/>
          <w:sz w:val="24"/>
          <w:szCs w:val="24"/>
        </w:rPr>
        <w:t>Your</w:t>
      </w:r>
      <w:r w:rsidR="00C11177" w:rsidRPr="00C11177">
        <w:rPr>
          <w:rFonts w:ascii="Times New Roman" w:hAnsi="Times New Roman" w:cs="Times New Roman"/>
          <w:color w:val="000033"/>
          <w:sz w:val="24"/>
          <w:szCs w:val="24"/>
        </w:rPr>
        <w:t xml:space="preserve"> concern about "had search" in Section 2.2, has been addressed in the revised manuscript. Please refer to </w:t>
      </w:r>
      <w:commentRangeStart w:id="11"/>
      <w:r w:rsidR="00C11177" w:rsidRPr="00C11177">
        <w:rPr>
          <w:rFonts w:ascii="Times New Roman" w:hAnsi="Times New Roman" w:cs="Times New Roman"/>
          <w:color w:val="000033"/>
          <w:sz w:val="24"/>
          <w:szCs w:val="24"/>
        </w:rPr>
        <w:t>the lines...</w:t>
      </w:r>
      <w:commentRangeEnd w:id="11"/>
      <w:r w:rsidR="00B74E76">
        <w:rPr>
          <w:rStyle w:val="CommentReference"/>
        </w:rPr>
        <w:commentReference w:id="11"/>
      </w:r>
    </w:p>
    <w:p w14:paraId="50C51B61" w14:textId="77777777" w:rsidR="00B612CC" w:rsidRPr="00C54813" w:rsidRDefault="00B612CC" w:rsidP="00C11177">
      <w:pPr>
        <w:spacing w:after="0" w:line="240" w:lineRule="auto"/>
        <w:jc w:val="both"/>
        <w:rPr>
          <w:rFonts w:ascii="Times New Roman" w:hAnsi="Times New Roman" w:cs="Times New Roman"/>
          <w:color w:val="222222"/>
          <w:sz w:val="24"/>
          <w:szCs w:val="24"/>
          <w:highlight w:val="yellow"/>
          <w:shd w:val="clear" w:color="auto" w:fill="FFFFFF"/>
        </w:rPr>
      </w:pPr>
    </w:p>
    <w:p w14:paraId="3A28B0CC" w14:textId="1F2104E2"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8A00A3">
        <w:rPr>
          <w:rFonts w:ascii="Times New Roman" w:hAnsi="Times New Roman" w:cs="Times New Roman"/>
          <w:b/>
          <w:bCs/>
          <w:color w:val="222222"/>
          <w:sz w:val="24"/>
          <w:szCs w:val="24"/>
          <w:highlight w:val="yellow"/>
          <w:shd w:val="clear" w:color="auto" w:fill="FFFFFF"/>
        </w:rPr>
        <w:t>Comment on Methodology-</w:t>
      </w:r>
      <w:r w:rsidR="004934A9" w:rsidRPr="008A00A3">
        <w:rPr>
          <w:rFonts w:ascii="Times New Roman" w:hAnsi="Times New Roman" w:cs="Times New Roman"/>
          <w:b/>
          <w:bCs/>
          <w:color w:val="222222"/>
          <w:sz w:val="24"/>
          <w:szCs w:val="24"/>
          <w:highlight w:val="yellow"/>
          <w:shd w:val="clear" w:color="auto" w:fill="FFFFFF"/>
        </w:rPr>
        <w:t>4</w:t>
      </w:r>
      <w:r w:rsidRPr="008A00A3">
        <w:rPr>
          <w:rFonts w:ascii="Times New Roman" w:hAnsi="Times New Roman" w:cs="Times New Roman"/>
          <w:b/>
          <w:bCs/>
          <w:color w:val="222222"/>
          <w:sz w:val="24"/>
          <w:szCs w:val="24"/>
          <w:highlight w:val="yellow"/>
          <w:shd w:val="clear" w:color="auto" w:fill="FFFFFF"/>
        </w:rPr>
        <w:t>:</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What search databases provided information about webpages? How were these data used in the review? How do I know how many webpages were used? I would suggest removing webpages from the review as they might not be permanent, and it is difficult to describe them/their contents alongside the articles. Moreover, under the sub-heading 3.0 the Authors write: "The results were based on the final included articles of the systematic literature review", and there is no mentioning of the web pages, or the book chapters mentioned earlier.</w:t>
      </w:r>
    </w:p>
    <w:p w14:paraId="34B84ACE" w14:textId="3C5BB9A7" w:rsidR="00B612CC" w:rsidRPr="00C11177" w:rsidRDefault="004934A9" w:rsidP="00C11177">
      <w:pPr>
        <w:spacing w:after="0" w:line="240" w:lineRule="auto"/>
        <w:jc w:val="both"/>
        <w:rPr>
          <w:rFonts w:ascii="Times New Roman" w:hAnsi="Times New Roman" w:cs="Times New Roman"/>
          <w:color w:val="000033"/>
          <w:sz w:val="24"/>
          <w:szCs w:val="24"/>
        </w:rPr>
      </w:pPr>
      <w:r w:rsidRPr="00C54813">
        <w:rPr>
          <w:rFonts w:ascii="Times New Roman" w:hAnsi="Times New Roman" w:cs="Times New Roman"/>
          <w:color w:val="222222"/>
          <w:sz w:val="24"/>
          <w:szCs w:val="24"/>
          <w:highlight w:val="yellow"/>
        </w:rPr>
        <w:br/>
      </w:r>
      <w:r w:rsidR="00B612CC" w:rsidRPr="008A00A3">
        <w:rPr>
          <w:rFonts w:ascii="Times New Roman" w:hAnsi="Times New Roman" w:cs="Times New Roman"/>
          <w:b/>
          <w:bCs/>
          <w:color w:val="000033"/>
          <w:sz w:val="24"/>
          <w:szCs w:val="24"/>
        </w:rPr>
        <w:t>Answers:</w:t>
      </w:r>
      <w:r w:rsidR="00C11177">
        <w:rPr>
          <w:rFonts w:ascii="Times New Roman" w:hAnsi="Times New Roman" w:cs="Times New Roman"/>
          <w:b/>
          <w:bCs/>
          <w:color w:val="000033"/>
          <w:sz w:val="24"/>
          <w:szCs w:val="24"/>
        </w:rPr>
        <w:t xml:space="preserve"> </w:t>
      </w:r>
      <w:r w:rsidR="00C11177" w:rsidRPr="00C11177">
        <w:rPr>
          <w:rFonts w:ascii="Times New Roman" w:hAnsi="Times New Roman" w:cs="Times New Roman"/>
          <w:color w:val="000033"/>
          <w:sz w:val="24"/>
          <w:szCs w:val="24"/>
        </w:rPr>
        <w:t>Thank you very much for your excellent suggestion. As per your suggestion</w:t>
      </w:r>
      <w:r w:rsidR="004513E8">
        <w:rPr>
          <w:rFonts w:ascii="Times New Roman" w:hAnsi="Times New Roman" w:cs="Times New Roman"/>
          <w:color w:val="000033"/>
          <w:sz w:val="24"/>
          <w:szCs w:val="24"/>
        </w:rPr>
        <w:t>,</w:t>
      </w:r>
      <w:r w:rsidR="00C11177" w:rsidRPr="00C11177">
        <w:rPr>
          <w:rFonts w:ascii="Times New Roman" w:hAnsi="Times New Roman" w:cs="Times New Roman"/>
          <w:color w:val="000033"/>
          <w:sz w:val="24"/>
          <w:szCs w:val="24"/>
        </w:rPr>
        <w:t xml:space="preserve"> we have removed webpages from the review. We also rewrite the sentences under the sub-heading 3.0. Please check </w:t>
      </w:r>
      <w:r w:rsidR="004513E8">
        <w:rPr>
          <w:rFonts w:ascii="Times New Roman" w:hAnsi="Times New Roman" w:cs="Times New Roman"/>
          <w:color w:val="000033"/>
          <w:sz w:val="24"/>
          <w:szCs w:val="24"/>
        </w:rPr>
        <w:t xml:space="preserve">the </w:t>
      </w:r>
      <w:r w:rsidR="00C11177" w:rsidRPr="00C11177">
        <w:rPr>
          <w:rFonts w:ascii="Times New Roman" w:hAnsi="Times New Roman" w:cs="Times New Roman"/>
          <w:color w:val="000033"/>
          <w:sz w:val="24"/>
          <w:szCs w:val="24"/>
        </w:rPr>
        <w:t xml:space="preserve">revised manuscript. </w:t>
      </w:r>
    </w:p>
    <w:p w14:paraId="747B9E9B" w14:textId="1D1A9043" w:rsidR="00B612CC" w:rsidRPr="00C54813" w:rsidRDefault="004934A9" w:rsidP="00B612C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B612CC" w:rsidRPr="008A00A3">
        <w:rPr>
          <w:rFonts w:ascii="Times New Roman" w:hAnsi="Times New Roman" w:cs="Times New Roman"/>
          <w:b/>
          <w:bCs/>
          <w:color w:val="222222"/>
          <w:sz w:val="24"/>
          <w:szCs w:val="24"/>
          <w:highlight w:val="yellow"/>
          <w:shd w:val="clear" w:color="auto" w:fill="FFFFFF"/>
        </w:rPr>
        <w:t>Comment on Results-1:</w:t>
      </w:r>
      <w:r w:rsidR="00B612CC" w:rsidRPr="00C54813">
        <w:rPr>
          <w:rFonts w:ascii="Times New Roman" w:hAnsi="Times New Roman" w:cs="Times New Roman"/>
          <w:color w:val="222222"/>
          <w:sz w:val="24"/>
          <w:szCs w:val="24"/>
          <w:highlight w:val="yellow"/>
          <w:shd w:val="clear" w:color="auto" w:fill="FFFFFF"/>
        </w:rPr>
        <w:t xml:space="preserve"> </w:t>
      </w:r>
      <w:r w:rsidRPr="00C54813">
        <w:rPr>
          <w:rFonts w:ascii="Times New Roman" w:hAnsi="Times New Roman" w:cs="Times New Roman"/>
          <w:color w:val="222222"/>
          <w:sz w:val="24"/>
          <w:szCs w:val="24"/>
          <w:highlight w:val="yellow"/>
          <w:shd w:val="clear" w:color="auto" w:fill="FFFFFF"/>
        </w:rPr>
        <w:t>The sub-section 3.1. start quite suddenly with a referral to a trend in PH article count. Could you start the paragraph with a bit more general sentence, e.g., introducing the Figure 4? Also, how did you related the increase in PH articles to the pandemic, was that clear from the contents of the articles? It could be that the concept has got more supporters after being launched in 2015 and the increase is due to widening of the supporter group whereas OH has been "around" much longer as indicated by the article number peaking already in 2017.</w:t>
      </w:r>
    </w:p>
    <w:p w14:paraId="38D23A92" w14:textId="165D68D2" w:rsidR="004513E8" w:rsidRPr="004513E8" w:rsidRDefault="004934A9" w:rsidP="00B612CC">
      <w:pPr>
        <w:spacing w:after="0" w:line="240" w:lineRule="auto"/>
        <w:jc w:val="both"/>
        <w:rPr>
          <w:rFonts w:ascii="Times New Roman" w:hAnsi="Times New Roman" w:cs="Times New Roman"/>
          <w:color w:val="000033"/>
          <w:sz w:val="24"/>
          <w:szCs w:val="24"/>
        </w:rPr>
      </w:pPr>
      <w:r w:rsidRPr="00C54813">
        <w:rPr>
          <w:rFonts w:ascii="Times New Roman" w:hAnsi="Times New Roman" w:cs="Times New Roman"/>
          <w:color w:val="222222"/>
          <w:sz w:val="24"/>
          <w:szCs w:val="24"/>
          <w:highlight w:val="yellow"/>
        </w:rPr>
        <w:br/>
      </w:r>
      <w:r w:rsidR="00B612CC" w:rsidRPr="008A00A3">
        <w:rPr>
          <w:rFonts w:ascii="Times New Roman" w:hAnsi="Times New Roman" w:cs="Times New Roman"/>
          <w:b/>
          <w:bCs/>
          <w:color w:val="000033"/>
          <w:sz w:val="24"/>
          <w:szCs w:val="24"/>
        </w:rPr>
        <w:t>Answers:</w:t>
      </w:r>
      <w:r w:rsidR="004513E8">
        <w:rPr>
          <w:rFonts w:ascii="Times New Roman" w:hAnsi="Times New Roman" w:cs="Times New Roman"/>
          <w:b/>
          <w:bCs/>
          <w:color w:val="000033"/>
          <w:sz w:val="24"/>
          <w:szCs w:val="24"/>
        </w:rPr>
        <w:t xml:space="preserve"> </w:t>
      </w:r>
      <w:r w:rsidR="004513E8" w:rsidRPr="004513E8">
        <w:rPr>
          <w:rFonts w:ascii="Times New Roman" w:hAnsi="Times New Roman" w:cs="Times New Roman"/>
          <w:color w:val="000033"/>
          <w:sz w:val="24"/>
          <w:szCs w:val="24"/>
        </w:rPr>
        <w:t xml:space="preserve">Thank you for the </w:t>
      </w:r>
      <w:r w:rsidR="004513E8">
        <w:rPr>
          <w:rFonts w:ascii="Times New Roman" w:hAnsi="Times New Roman" w:cs="Times New Roman"/>
          <w:color w:val="000033"/>
          <w:sz w:val="24"/>
          <w:szCs w:val="24"/>
        </w:rPr>
        <w:t>valuable</w:t>
      </w:r>
      <w:r w:rsidR="004513E8" w:rsidRPr="004513E8">
        <w:rPr>
          <w:rFonts w:ascii="Times New Roman" w:hAnsi="Times New Roman" w:cs="Times New Roman"/>
          <w:color w:val="000033"/>
          <w:sz w:val="24"/>
          <w:szCs w:val="24"/>
        </w:rPr>
        <w:t xml:space="preserve"> suggestion. In line with your advice, we have rewritten the introductory paragraph in subsection 3.1, and all your other concerns have also been resolved. Please review the revised manuscript, particularly the section at </w:t>
      </w:r>
      <w:commentRangeStart w:id="12"/>
      <w:r w:rsidR="004513E8" w:rsidRPr="004513E8">
        <w:rPr>
          <w:rFonts w:ascii="Times New Roman" w:hAnsi="Times New Roman" w:cs="Times New Roman"/>
          <w:color w:val="000033"/>
          <w:sz w:val="24"/>
          <w:szCs w:val="24"/>
        </w:rPr>
        <w:t>line</w:t>
      </w:r>
      <w:commentRangeEnd w:id="12"/>
      <w:r w:rsidR="001A02B6">
        <w:rPr>
          <w:rStyle w:val="CommentReference"/>
        </w:rPr>
        <w:commentReference w:id="12"/>
      </w:r>
      <w:r w:rsidR="004513E8" w:rsidRPr="004513E8">
        <w:rPr>
          <w:rFonts w:ascii="Times New Roman" w:hAnsi="Times New Roman" w:cs="Times New Roman"/>
          <w:color w:val="000033"/>
          <w:sz w:val="24"/>
          <w:szCs w:val="24"/>
        </w:rPr>
        <w:t>...</w:t>
      </w:r>
    </w:p>
    <w:p w14:paraId="3694620C" w14:textId="77777777" w:rsidR="004513E8" w:rsidRDefault="004513E8" w:rsidP="00B612CC">
      <w:pPr>
        <w:spacing w:after="0" w:line="240" w:lineRule="auto"/>
        <w:jc w:val="both"/>
        <w:rPr>
          <w:rFonts w:ascii="-apple-system" w:hAnsi="-apple-system"/>
          <w:color w:val="374151"/>
          <w:shd w:val="clear" w:color="auto" w:fill="F7F7F8"/>
        </w:rPr>
      </w:pPr>
    </w:p>
    <w:p w14:paraId="73A5E73B" w14:textId="741DCED3"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8A00A3">
        <w:rPr>
          <w:rFonts w:ascii="Times New Roman" w:hAnsi="Times New Roman" w:cs="Times New Roman"/>
          <w:b/>
          <w:bCs/>
          <w:color w:val="222222"/>
          <w:sz w:val="24"/>
          <w:szCs w:val="24"/>
          <w:highlight w:val="yellow"/>
          <w:shd w:val="clear" w:color="auto" w:fill="FFFFFF"/>
        </w:rPr>
        <w:lastRenderedPageBreak/>
        <w:t>Comment on Results-2:</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In the sub-section 3.1 it would be nice to see some examples of the three different types of articles, what themes were handled or what types of projects were presented. Now these results only give the numerical information about the counts of articles.</w:t>
      </w:r>
    </w:p>
    <w:p w14:paraId="48AC9199"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rPr>
      </w:pPr>
    </w:p>
    <w:p w14:paraId="3CD75C49" w14:textId="68E96DCB" w:rsidR="00B612CC" w:rsidRPr="004513E8" w:rsidRDefault="00B612CC" w:rsidP="00B612CC">
      <w:pPr>
        <w:spacing w:after="0" w:line="240" w:lineRule="auto"/>
        <w:jc w:val="both"/>
        <w:rPr>
          <w:rFonts w:ascii="Times New Roman" w:hAnsi="Times New Roman" w:cs="Times New Roman"/>
          <w:color w:val="000033"/>
          <w:sz w:val="24"/>
          <w:szCs w:val="24"/>
        </w:rPr>
      </w:pPr>
      <w:r w:rsidRPr="008A00A3">
        <w:rPr>
          <w:rFonts w:ascii="Times New Roman" w:hAnsi="Times New Roman" w:cs="Times New Roman"/>
          <w:b/>
          <w:bCs/>
          <w:color w:val="000033"/>
          <w:sz w:val="24"/>
          <w:szCs w:val="24"/>
        </w:rPr>
        <w:t>Answers:</w:t>
      </w:r>
      <w:r w:rsidR="004513E8">
        <w:rPr>
          <w:rFonts w:ascii="Times New Roman" w:hAnsi="Times New Roman" w:cs="Times New Roman"/>
          <w:b/>
          <w:bCs/>
          <w:color w:val="000033"/>
          <w:sz w:val="24"/>
          <w:szCs w:val="24"/>
        </w:rPr>
        <w:t xml:space="preserve"> </w:t>
      </w:r>
      <w:r w:rsidR="004513E8" w:rsidRPr="004513E8">
        <w:rPr>
          <w:rFonts w:ascii="Times New Roman" w:hAnsi="Times New Roman" w:cs="Times New Roman"/>
          <w:color w:val="000033"/>
          <w:sz w:val="24"/>
          <w:szCs w:val="24"/>
        </w:rPr>
        <w:t xml:space="preserve">Once again, thank you for your excellent suggestion. To address your concern, we have revised the paragraph in subsection 3.1. Please review the </w:t>
      </w:r>
      <w:commentRangeStart w:id="13"/>
      <w:proofErr w:type="gramStart"/>
      <w:r w:rsidR="004513E8" w:rsidRPr="004513E8">
        <w:rPr>
          <w:rFonts w:ascii="Times New Roman" w:hAnsi="Times New Roman" w:cs="Times New Roman"/>
          <w:color w:val="000033"/>
          <w:sz w:val="24"/>
          <w:szCs w:val="24"/>
        </w:rPr>
        <w:t>lines..</w:t>
      </w:r>
      <w:commentRangeEnd w:id="13"/>
      <w:proofErr w:type="gramEnd"/>
      <w:r w:rsidR="001A02B6">
        <w:rPr>
          <w:rStyle w:val="CommentReference"/>
        </w:rPr>
        <w:commentReference w:id="13"/>
      </w:r>
      <w:r w:rsidR="004513E8" w:rsidRPr="004513E8">
        <w:rPr>
          <w:rFonts w:ascii="Times New Roman" w:hAnsi="Times New Roman" w:cs="Times New Roman"/>
          <w:color w:val="000033"/>
          <w:sz w:val="24"/>
          <w:szCs w:val="24"/>
        </w:rPr>
        <w:t>. in the revised manuscript.</w:t>
      </w:r>
    </w:p>
    <w:p w14:paraId="03A05089" w14:textId="77777777" w:rsidR="004513E8" w:rsidRPr="00C54813" w:rsidRDefault="004513E8" w:rsidP="00B612CC">
      <w:pPr>
        <w:spacing w:after="0" w:line="240" w:lineRule="auto"/>
        <w:jc w:val="both"/>
        <w:rPr>
          <w:rFonts w:ascii="Times New Roman" w:hAnsi="Times New Roman" w:cs="Times New Roman"/>
          <w:color w:val="222222"/>
          <w:sz w:val="24"/>
          <w:szCs w:val="24"/>
          <w:highlight w:val="yellow"/>
          <w:shd w:val="clear" w:color="auto" w:fill="FFFFFF"/>
        </w:rPr>
      </w:pPr>
    </w:p>
    <w:p w14:paraId="51C8D92A" w14:textId="04B55DAD"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8A00A3">
        <w:rPr>
          <w:rFonts w:ascii="Times New Roman" w:hAnsi="Times New Roman" w:cs="Times New Roman"/>
          <w:b/>
          <w:bCs/>
          <w:color w:val="222222"/>
          <w:sz w:val="24"/>
          <w:szCs w:val="24"/>
          <w:highlight w:val="yellow"/>
          <w:shd w:val="clear" w:color="auto" w:fill="FFFFFF"/>
        </w:rPr>
        <w:t>Comment on Results-3:</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 xml:space="preserve">In sub-section 3.2 Figure 5, are the expert fields a summary of the authors of the articles on PH, OH, and EH? It would be interesting to see how the expertise vary between the authors of the three concepts, and it could be </w:t>
      </w:r>
      <w:commentRangeStart w:id="14"/>
      <w:r w:rsidR="004934A9" w:rsidRPr="00C54813">
        <w:rPr>
          <w:rFonts w:ascii="Times New Roman" w:hAnsi="Times New Roman" w:cs="Times New Roman"/>
          <w:color w:val="222222"/>
          <w:sz w:val="24"/>
          <w:szCs w:val="24"/>
          <w:highlight w:val="yellow"/>
          <w:shd w:val="clear" w:color="auto" w:fill="FFFFFF"/>
        </w:rPr>
        <w:t>visualized by three separate f</w:t>
      </w:r>
      <w:commentRangeEnd w:id="14"/>
      <w:r w:rsidR="009D2980">
        <w:rPr>
          <w:rStyle w:val="CommentReference"/>
        </w:rPr>
        <w:commentReference w:id="14"/>
      </w:r>
      <w:r w:rsidR="004934A9" w:rsidRPr="00C54813">
        <w:rPr>
          <w:rFonts w:ascii="Times New Roman" w:hAnsi="Times New Roman" w:cs="Times New Roman"/>
          <w:color w:val="222222"/>
          <w:sz w:val="24"/>
          <w:szCs w:val="24"/>
          <w:highlight w:val="yellow"/>
          <w:shd w:val="clear" w:color="auto" w:fill="FFFFFF"/>
        </w:rPr>
        <w:t>igures presenting numbers and percentages of expert fields for each concept. In the current format it seems that veterinary medicine and animal health dominate, but this is unlikely, e.g., for PH.</w:t>
      </w:r>
    </w:p>
    <w:p w14:paraId="2792E757" w14:textId="5EDEDB47" w:rsidR="004513E8" w:rsidRPr="004513E8" w:rsidRDefault="004934A9" w:rsidP="004513E8">
      <w:pPr>
        <w:spacing w:after="0" w:line="240" w:lineRule="auto"/>
        <w:jc w:val="both"/>
        <w:rPr>
          <w:rFonts w:ascii="Times New Roman" w:hAnsi="Times New Roman" w:cs="Times New Roman"/>
          <w:color w:val="000033"/>
          <w:sz w:val="24"/>
          <w:szCs w:val="24"/>
        </w:rPr>
      </w:pPr>
      <w:r w:rsidRPr="00C54813">
        <w:rPr>
          <w:rFonts w:ascii="Times New Roman" w:hAnsi="Times New Roman" w:cs="Times New Roman"/>
          <w:color w:val="222222"/>
          <w:sz w:val="24"/>
          <w:szCs w:val="24"/>
          <w:highlight w:val="yellow"/>
        </w:rPr>
        <w:br/>
      </w:r>
      <w:r w:rsidR="00B612CC" w:rsidRPr="008A00A3">
        <w:rPr>
          <w:rFonts w:ascii="Times New Roman" w:hAnsi="Times New Roman" w:cs="Times New Roman"/>
          <w:b/>
          <w:bCs/>
          <w:color w:val="000033"/>
          <w:sz w:val="24"/>
          <w:szCs w:val="24"/>
        </w:rPr>
        <w:t>Answers:</w:t>
      </w:r>
      <w:r w:rsidR="004513E8">
        <w:rPr>
          <w:rFonts w:ascii="Times New Roman" w:hAnsi="Times New Roman" w:cs="Times New Roman"/>
          <w:b/>
          <w:bCs/>
          <w:color w:val="000033"/>
          <w:sz w:val="24"/>
          <w:szCs w:val="24"/>
        </w:rPr>
        <w:t xml:space="preserve"> </w:t>
      </w:r>
      <w:r w:rsidR="004513E8" w:rsidRPr="004513E8">
        <w:rPr>
          <w:rFonts w:ascii="Times New Roman" w:hAnsi="Times New Roman" w:cs="Times New Roman"/>
          <w:color w:val="000033"/>
          <w:sz w:val="24"/>
          <w:szCs w:val="24"/>
        </w:rPr>
        <w:t xml:space="preserve">Thank you once more for your excellent suggestion. To address your concern, we have revised the paragraph in subsection 3.2, </w:t>
      </w:r>
      <w:proofErr w:type="gramStart"/>
      <w:r w:rsidR="004513E8" w:rsidRPr="004513E8">
        <w:rPr>
          <w:rFonts w:ascii="Times New Roman" w:hAnsi="Times New Roman" w:cs="Times New Roman"/>
          <w:color w:val="000033"/>
          <w:sz w:val="24"/>
          <w:szCs w:val="24"/>
        </w:rPr>
        <w:t>taking into account</w:t>
      </w:r>
      <w:proofErr w:type="gramEnd"/>
      <w:r w:rsidR="004513E8" w:rsidRPr="004513E8">
        <w:rPr>
          <w:rFonts w:ascii="Times New Roman" w:hAnsi="Times New Roman" w:cs="Times New Roman"/>
          <w:color w:val="000033"/>
          <w:sz w:val="24"/>
          <w:szCs w:val="24"/>
        </w:rPr>
        <w:t xml:space="preserve"> the data presented in Figure 5. Please examine the </w:t>
      </w:r>
      <w:commentRangeStart w:id="15"/>
      <w:r w:rsidR="004513E8" w:rsidRPr="004513E8">
        <w:rPr>
          <w:rFonts w:ascii="Times New Roman" w:hAnsi="Times New Roman" w:cs="Times New Roman"/>
          <w:color w:val="000033"/>
          <w:sz w:val="24"/>
          <w:szCs w:val="24"/>
        </w:rPr>
        <w:t xml:space="preserve">lines... </w:t>
      </w:r>
      <w:commentRangeEnd w:id="15"/>
      <w:r w:rsidR="00C5622F">
        <w:rPr>
          <w:rStyle w:val="CommentReference"/>
        </w:rPr>
        <w:commentReference w:id="15"/>
      </w:r>
      <w:r w:rsidR="004513E8" w:rsidRPr="004513E8">
        <w:rPr>
          <w:rFonts w:ascii="Times New Roman" w:hAnsi="Times New Roman" w:cs="Times New Roman"/>
          <w:color w:val="000033"/>
          <w:sz w:val="24"/>
          <w:szCs w:val="24"/>
        </w:rPr>
        <w:t>in the revised manuscript for reference.</w:t>
      </w:r>
    </w:p>
    <w:p w14:paraId="121F4E42"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p>
    <w:p w14:paraId="04A65C9F" w14:textId="77777777" w:rsidR="008A00A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8A00A3">
        <w:rPr>
          <w:rFonts w:ascii="Times New Roman" w:hAnsi="Times New Roman" w:cs="Times New Roman"/>
          <w:b/>
          <w:bCs/>
          <w:color w:val="222222"/>
          <w:sz w:val="24"/>
          <w:szCs w:val="24"/>
          <w:highlight w:val="yellow"/>
          <w:shd w:val="clear" w:color="auto" w:fill="FFFFFF"/>
        </w:rPr>
        <w:t>Comment on Results-4:</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Figure 6 (Figure legend states now 4 instead of 6). I don't understand the color division of the bars in 6A (legends: "I", "S", "T"). Do these refer to the: "single discipline, multidisciplinary (2 disciplines) or transdisciplinary (2 or more disciplines)", if so, please make it clear in the figure.</w:t>
      </w:r>
    </w:p>
    <w:p w14:paraId="111010A7" w14:textId="07D69364" w:rsidR="00030BE6" w:rsidRPr="00030BE6" w:rsidRDefault="004934A9" w:rsidP="00030BE6">
      <w:pPr>
        <w:spacing w:after="0" w:line="240" w:lineRule="auto"/>
        <w:jc w:val="both"/>
        <w:rPr>
          <w:rFonts w:ascii="Times New Roman" w:hAnsi="Times New Roman" w:cs="Times New Roman"/>
          <w:color w:val="000033"/>
          <w:sz w:val="24"/>
          <w:szCs w:val="24"/>
        </w:rPr>
      </w:pPr>
      <w:r w:rsidRPr="00C54813">
        <w:rPr>
          <w:rFonts w:ascii="Times New Roman" w:hAnsi="Times New Roman" w:cs="Times New Roman"/>
          <w:color w:val="222222"/>
          <w:sz w:val="24"/>
          <w:szCs w:val="24"/>
          <w:highlight w:val="yellow"/>
        </w:rPr>
        <w:br/>
      </w:r>
      <w:r w:rsidR="00B612CC" w:rsidRPr="00030BE6">
        <w:rPr>
          <w:rFonts w:ascii="Times New Roman" w:hAnsi="Times New Roman" w:cs="Times New Roman"/>
          <w:b/>
          <w:bCs/>
          <w:color w:val="000033"/>
          <w:sz w:val="24"/>
          <w:szCs w:val="24"/>
        </w:rPr>
        <w:t>Answers:</w:t>
      </w:r>
      <w:r w:rsidR="004513E8">
        <w:rPr>
          <w:rFonts w:ascii="Times New Roman" w:hAnsi="Times New Roman" w:cs="Times New Roman"/>
          <w:color w:val="000033"/>
          <w:sz w:val="24"/>
          <w:szCs w:val="24"/>
        </w:rPr>
        <w:t xml:space="preserve"> </w:t>
      </w:r>
      <w:r w:rsidR="00030BE6" w:rsidRPr="00030BE6">
        <w:rPr>
          <w:rFonts w:ascii="Times New Roman" w:hAnsi="Times New Roman" w:cs="Times New Roman"/>
          <w:color w:val="000033"/>
          <w:sz w:val="24"/>
          <w:szCs w:val="24"/>
        </w:rPr>
        <w:t xml:space="preserve">Following your suggestion, we have redrawn </w:t>
      </w:r>
      <w:commentRangeStart w:id="16"/>
      <w:commentRangeStart w:id="17"/>
      <w:r w:rsidR="00030BE6" w:rsidRPr="00030BE6">
        <w:rPr>
          <w:rFonts w:ascii="Times New Roman" w:hAnsi="Times New Roman" w:cs="Times New Roman"/>
          <w:color w:val="000033"/>
          <w:sz w:val="24"/>
          <w:szCs w:val="24"/>
        </w:rPr>
        <w:t xml:space="preserve">Figure 6 </w:t>
      </w:r>
      <w:commentRangeEnd w:id="16"/>
      <w:r w:rsidR="00C5622F">
        <w:rPr>
          <w:rStyle w:val="CommentReference"/>
        </w:rPr>
        <w:commentReference w:id="16"/>
      </w:r>
      <w:commentRangeEnd w:id="17"/>
      <w:r w:rsidR="00B37E57">
        <w:rPr>
          <w:rStyle w:val="CommentReference"/>
        </w:rPr>
        <w:commentReference w:id="17"/>
      </w:r>
      <w:r w:rsidR="00030BE6" w:rsidRPr="00030BE6">
        <w:rPr>
          <w:rFonts w:ascii="Times New Roman" w:hAnsi="Times New Roman" w:cs="Times New Roman"/>
          <w:color w:val="000033"/>
          <w:sz w:val="24"/>
          <w:szCs w:val="24"/>
        </w:rPr>
        <w:t xml:space="preserve">using different color codes to enhance the clarity of </w:t>
      </w:r>
      <w:ins w:id="18" w:author="Mohammadali Tofighi" w:date="2023-10-30T18:18:00Z">
        <w:r w:rsidR="00C5622F">
          <w:rPr>
            <w:rFonts w:ascii="Times New Roman" w:hAnsi="Times New Roman" w:cs="Times New Roman"/>
            <w:color w:val="000033"/>
            <w:sz w:val="24"/>
            <w:szCs w:val="24"/>
          </w:rPr>
          <w:t xml:space="preserve">the </w:t>
        </w:r>
      </w:ins>
      <w:r w:rsidR="00030BE6" w:rsidRPr="00030BE6">
        <w:rPr>
          <w:rFonts w:ascii="Times New Roman" w:hAnsi="Times New Roman" w:cs="Times New Roman"/>
          <w:color w:val="000033"/>
          <w:sz w:val="24"/>
          <w:szCs w:val="24"/>
        </w:rPr>
        <w:t>information presentation. Please refer to Figure 6 in the revised manuscript.</w:t>
      </w:r>
    </w:p>
    <w:p w14:paraId="45B7FD9E" w14:textId="77777777" w:rsidR="00030BE6" w:rsidRPr="00030BE6" w:rsidRDefault="00030BE6" w:rsidP="00030BE6">
      <w:pPr>
        <w:spacing w:after="0" w:line="240" w:lineRule="auto"/>
        <w:jc w:val="both"/>
        <w:rPr>
          <w:rFonts w:ascii="Times New Roman" w:hAnsi="Times New Roman" w:cs="Times New Roman"/>
          <w:color w:val="000033"/>
          <w:sz w:val="24"/>
          <w:szCs w:val="24"/>
        </w:rPr>
      </w:pPr>
    </w:p>
    <w:p w14:paraId="310DE45D" w14:textId="305B9D8D" w:rsidR="00B612CC" w:rsidRPr="00C54813" w:rsidRDefault="00B612CC" w:rsidP="00030BE6">
      <w:pPr>
        <w:spacing w:after="0" w:line="240" w:lineRule="auto"/>
        <w:rPr>
          <w:rFonts w:ascii="Times New Roman" w:hAnsi="Times New Roman" w:cs="Times New Roman"/>
          <w:color w:val="222222"/>
          <w:sz w:val="24"/>
          <w:szCs w:val="24"/>
          <w:highlight w:val="yellow"/>
          <w:shd w:val="clear" w:color="auto" w:fill="FFFFFF"/>
        </w:rPr>
      </w:pPr>
      <w:r w:rsidRPr="008A00A3">
        <w:rPr>
          <w:rFonts w:ascii="Times New Roman" w:hAnsi="Times New Roman" w:cs="Times New Roman"/>
          <w:b/>
          <w:bCs/>
          <w:color w:val="222222"/>
          <w:sz w:val="24"/>
          <w:szCs w:val="24"/>
          <w:highlight w:val="yellow"/>
          <w:shd w:val="clear" w:color="auto" w:fill="FFFFFF"/>
        </w:rPr>
        <w:t>Comment on Results-</w:t>
      </w:r>
      <w:r w:rsidR="004934A9" w:rsidRPr="008A00A3">
        <w:rPr>
          <w:rFonts w:ascii="Times New Roman" w:hAnsi="Times New Roman" w:cs="Times New Roman"/>
          <w:b/>
          <w:bCs/>
          <w:color w:val="222222"/>
          <w:sz w:val="24"/>
          <w:szCs w:val="24"/>
          <w:highlight w:val="yellow"/>
          <w:shd w:val="clear" w:color="auto" w:fill="FFFFFF"/>
        </w:rPr>
        <w:t>5</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Figure 6. What are the sections of panel 6C? I think this panel could be removed as the result is not mentioned in the text.</w:t>
      </w:r>
    </w:p>
    <w:p w14:paraId="0E18D8CE" w14:textId="469CD2CC" w:rsidR="00B612CC" w:rsidRPr="00C54813" w:rsidRDefault="004934A9" w:rsidP="00B612CC">
      <w:pPr>
        <w:spacing w:after="0" w:line="240" w:lineRule="auto"/>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B612CC" w:rsidRPr="00C54813">
        <w:rPr>
          <w:rFonts w:ascii="Times New Roman" w:hAnsi="Times New Roman" w:cs="Times New Roman"/>
          <w:color w:val="000033"/>
          <w:sz w:val="24"/>
          <w:szCs w:val="24"/>
        </w:rPr>
        <w:t>Answers:</w:t>
      </w:r>
      <w:r w:rsidR="00BE259D">
        <w:rPr>
          <w:rFonts w:ascii="Times New Roman" w:hAnsi="Times New Roman" w:cs="Times New Roman"/>
          <w:color w:val="000033"/>
          <w:sz w:val="24"/>
          <w:szCs w:val="24"/>
        </w:rPr>
        <w:t xml:space="preserve"> </w:t>
      </w:r>
      <w:commentRangeStart w:id="19"/>
      <w:commentRangeStart w:id="20"/>
      <w:r w:rsidR="00BE259D">
        <w:rPr>
          <w:rFonts w:ascii="Times New Roman" w:hAnsi="Times New Roman" w:cs="Times New Roman"/>
          <w:color w:val="000033"/>
          <w:sz w:val="24"/>
          <w:szCs w:val="24"/>
        </w:rPr>
        <w:t>It has been removed</w:t>
      </w:r>
      <w:commentRangeEnd w:id="19"/>
      <w:r w:rsidR="00C5622F">
        <w:rPr>
          <w:rStyle w:val="CommentReference"/>
        </w:rPr>
        <w:commentReference w:id="19"/>
      </w:r>
      <w:commentRangeEnd w:id="20"/>
      <w:r w:rsidR="00B37E57">
        <w:rPr>
          <w:rStyle w:val="CommentReference"/>
        </w:rPr>
        <w:commentReference w:id="20"/>
      </w:r>
      <w:r w:rsidR="00BE259D">
        <w:rPr>
          <w:rFonts w:ascii="Times New Roman" w:hAnsi="Times New Roman" w:cs="Times New Roman"/>
          <w:color w:val="000033"/>
          <w:sz w:val="24"/>
          <w:szCs w:val="24"/>
        </w:rPr>
        <w:t xml:space="preserve">. Please check Figure 6 in the revised manuscript. </w:t>
      </w:r>
    </w:p>
    <w:p w14:paraId="7FF64023"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p>
    <w:p w14:paraId="4D7945BD" w14:textId="0358C7D1"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8A00A3">
        <w:rPr>
          <w:rFonts w:ascii="Times New Roman" w:hAnsi="Times New Roman" w:cs="Times New Roman"/>
          <w:b/>
          <w:bCs/>
          <w:color w:val="222222"/>
          <w:sz w:val="24"/>
          <w:szCs w:val="24"/>
          <w:highlight w:val="yellow"/>
          <w:shd w:val="clear" w:color="auto" w:fill="FFFFFF"/>
        </w:rPr>
        <w:t>Comment on Results-6</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Sub-section 3.3. I wonder if this information was obtained from the websites. Could this sub-section be included in the Introduction (where the concepts were described) rather than in the results as this is not part of the literature review (of articles)? Then also the notion of using web sites in the review could be removed from the Methodology section.</w:t>
      </w:r>
    </w:p>
    <w:p w14:paraId="6B153E9B" w14:textId="16CA0972" w:rsidR="00B612CC" w:rsidRPr="00173E9E" w:rsidRDefault="004934A9" w:rsidP="00173E9E">
      <w:pPr>
        <w:spacing w:after="0" w:line="240" w:lineRule="auto"/>
        <w:jc w:val="both"/>
        <w:rPr>
          <w:rFonts w:ascii="Times New Roman" w:hAnsi="Times New Roman" w:cs="Times New Roman"/>
          <w:color w:val="000033"/>
          <w:sz w:val="24"/>
          <w:szCs w:val="24"/>
        </w:rPr>
      </w:pPr>
      <w:r w:rsidRPr="00C54813">
        <w:rPr>
          <w:rFonts w:ascii="Times New Roman" w:hAnsi="Times New Roman" w:cs="Times New Roman"/>
          <w:color w:val="222222"/>
          <w:sz w:val="24"/>
          <w:szCs w:val="24"/>
          <w:highlight w:val="yellow"/>
        </w:rPr>
        <w:br/>
      </w:r>
      <w:r w:rsidR="00B612CC" w:rsidRPr="00C54813">
        <w:rPr>
          <w:rFonts w:ascii="Times New Roman" w:hAnsi="Times New Roman" w:cs="Times New Roman"/>
          <w:color w:val="000033"/>
          <w:sz w:val="24"/>
          <w:szCs w:val="24"/>
        </w:rPr>
        <w:t>Answers:</w:t>
      </w:r>
      <w:r w:rsidR="00173E9E">
        <w:rPr>
          <w:rFonts w:ascii="Times New Roman" w:hAnsi="Times New Roman" w:cs="Times New Roman"/>
          <w:color w:val="000033"/>
          <w:sz w:val="24"/>
          <w:szCs w:val="24"/>
        </w:rPr>
        <w:t xml:space="preserve"> This comment has been taken care of. Please check </w:t>
      </w:r>
      <w:commentRangeStart w:id="21"/>
      <w:r w:rsidR="00173E9E">
        <w:rPr>
          <w:rFonts w:ascii="Times New Roman" w:hAnsi="Times New Roman" w:cs="Times New Roman"/>
          <w:color w:val="000033"/>
          <w:sz w:val="24"/>
          <w:szCs w:val="24"/>
        </w:rPr>
        <w:t>line…o</w:t>
      </w:r>
      <w:commentRangeEnd w:id="21"/>
      <w:r w:rsidR="00C5622F">
        <w:rPr>
          <w:rStyle w:val="CommentReference"/>
        </w:rPr>
        <w:commentReference w:id="21"/>
      </w:r>
      <w:r w:rsidR="00173E9E">
        <w:rPr>
          <w:rFonts w:ascii="Times New Roman" w:hAnsi="Times New Roman" w:cs="Times New Roman"/>
          <w:color w:val="000033"/>
          <w:sz w:val="24"/>
          <w:szCs w:val="24"/>
        </w:rPr>
        <w:t>f the revised man</w:t>
      </w:r>
      <w:del w:id="22" w:author="Mohammadali Tofighi" w:date="2023-10-30T18:19:00Z">
        <w:r w:rsidR="00173E9E" w:rsidDel="00C5622F">
          <w:rPr>
            <w:rFonts w:ascii="Times New Roman" w:hAnsi="Times New Roman" w:cs="Times New Roman"/>
            <w:color w:val="000033"/>
            <w:sz w:val="24"/>
            <w:szCs w:val="24"/>
          </w:rPr>
          <w:delText>a</w:delText>
        </w:r>
      </w:del>
      <w:r w:rsidR="00173E9E">
        <w:rPr>
          <w:rFonts w:ascii="Times New Roman" w:hAnsi="Times New Roman" w:cs="Times New Roman"/>
          <w:color w:val="000033"/>
          <w:sz w:val="24"/>
          <w:szCs w:val="24"/>
        </w:rPr>
        <w:t xml:space="preserve">uscript. </w:t>
      </w:r>
      <w:r w:rsidR="00173E9E" w:rsidRPr="00173E9E">
        <w:rPr>
          <w:rFonts w:ascii="Times New Roman" w:hAnsi="Times New Roman" w:cs="Times New Roman"/>
          <w:color w:val="000033"/>
          <w:sz w:val="24"/>
          <w:szCs w:val="24"/>
        </w:rPr>
        <w:t>Thanks for helping us make the manuscript better.</w:t>
      </w:r>
      <w:r w:rsidR="00173E9E">
        <w:rPr>
          <w:rFonts w:ascii="Times New Roman" w:hAnsi="Times New Roman" w:cs="Times New Roman"/>
          <w:color w:val="000033"/>
          <w:sz w:val="24"/>
          <w:szCs w:val="24"/>
        </w:rPr>
        <w:t xml:space="preserve"> </w:t>
      </w:r>
    </w:p>
    <w:p w14:paraId="2AC6D63A" w14:textId="77777777" w:rsidR="00173E9E" w:rsidRPr="00173E9E" w:rsidRDefault="00173E9E" w:rsidP="00173E9E">
      <w:pPr>
        <w:spacing w:after="0" w:line="240" w:lineRule="auto"/>
        <w:rPr>
          <w:rFonts w:ascii="Times New Roman" w:hAnsi="Times New Roman" w:cs="Times New Roman"/>
          <w:color w:val="000033"/>
          <w:sz w:val="24"/>
          <w:szCs w:val="24"/>
        </w:rPr>
      </w:pPr>
    </w:p>
    <w:p w14:paraId="388E5D11" w14:textId="77777777" w:rsidR="00BE259D" w:rsidRDefault="00B612CC" w:rsidP="00BE259D">
      <w:pPr>
        <w:spacing w:after="0" w:line="240" w:lineRule="auto"/>
        <w:jc w:val="both"/>
        <w:rPr>
          <w:rFonts w:ascii="Times New Roman" w:hAnsi="Times New Roman" w:cs="Times New Roman"/>
          <w:color w:val="222222"/>
          <w:sz w:val="24"/>
          <w:szCs w:val="24"/>
          <w:highlight w:val="yellow"/>
          <w:shd w:val="clear" w:color="auto" w:fill="FFFFFF"/>
        </w:rPr>
      </w:pPr>
      <w:r w:rsidRPr="008A00A3">
        <w:rPr>
          <w:rFonts w:ascii="Times New Roman" w:hAnsi="Times New Roman" w:cs="Times New Roman"/>
          <w:b/>
          <w:bCs/>
          <w:color w:val="222222"/>
          <w:sz w:val="24"/>
          <w:szCs w:val="24"/>
          <w:highlight w:val="yellow"/>
          <w:shd w:val="clear" w:color="auto" w:fill="FFFFFF"/>
        </w:rPr>
        <w:t>Comment on Results-1</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Sub-section 3.3. I think it is not necessary to mention a person by name in the text ("It has been advanced by Dr. Samuel Myers and supported by the Rockefeller Foundation". Instead, Dr. Myers' affiliation (Harvard T.H. Chan School of Public Health) or rather the Planetary Health Alliance that he is founding director of, could be mentioned together with the Rockefeller Foundation.</w:t>
      </w:r>
    </w:p>
    <w:p w14:paraId="597C0702" w14:textId="150475CB" w:rsidR="00B612CC" w:rsidRPr="00C54813" w:rsidRDefault="004934A9" w:rsidP="00BE259D">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Pr="00C54813">
        <w:rPr>
          <w:rFonts w:ascii="Times New Roman" w:hAnsi="Times New Roman" w:cs="Times New Roman"/>
          <w:color w:val="222222"/>
          <w:sz w:val="24"/>
          <w:szCs w:val="24"/>
          <w:highlight w:val="yellow"/>
        </w:rPr>
        <w:br/>
      </w:r>
      <w:r w:rsidR="00B612CC" w:rsidRPr="0025384C">
        <w:rPr>
          <w:rFonts w:ascii="Times New Roman" w:hAnsi="Times New Roman" w:cs="Times New Roman"/>
          <w:b/>
          <w:bCs/>
          <w:color w:val="000033"/>
          <w:sz w:val="24"/>
          <w:szCs w:val="24"/>
        </w:rPr>
        <w:lastRenderedPageBreak/>
        <w:t>Answers:</w:t>
      </w:r>
      <w:r w:rsidR="00173E9E">
        <w:rPr>
          <w:rFonts w:ascii="Times New Roman" w:hAnsi="Times New Roman" w:cs="Times New Roman"/>
          <w:color w:val="000033"/>
          <w:sz w:val="24"/>
          <w:szCs w:val="24"/>
        </w:rPr>
        <w:t xml:space="preserve"> We agree with the reviewer. We have fixed the issue. Please </w:t>
      </w:r>
      <w:commentRangeStart w:id="23"/>
      <w:r w:rsidR="00173E9E">
        <w:rPr>
          <w:rFonts w:ascii="Times New Roman" w:hAnsi="Times New Roman" w:cs="Times New Roman"/>
          <w:color w:val="000033"/>
          <w:sz w:val="24"/>
          <w:szCs w:val="24"/>
        </w:rPr>
        <w:t>check line………</w:t>
      </w:r>
      <w:commentRangeEnd w:id="23"/>
      <w:r w:rsidR="00C5622F">
        <w:rPr>
          <w:rStyle w:val="CommentReference"/>
        </w:rPr>
        <w:commentReference w:id="23"/>
      </w:r>
      <w:r w:rsidR="00173E9E">
        <w:rPr>
          <w:rFonts w:ascii="Times New Roman" w:hAnsi="Times New Roman" w:cs="Times New Roman"/>
          <w:color w:val="000033"/>
          <w:sz w:val="24"/>
          <w:szCs w:val="24"/>
        </w:rPr>
        <w:t xml:space="preserve">in the revised manuscript. </w:t>
      </w:r>
    </w:p>
    <w:p w14:paraId="4F7BCBAE"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p>
    <w:p w14:paraId="4A8D75AA" w14:textId="703C2C48"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8A00A3">
        <w:rPr>
          <w:rFonts w:ascii="Times New Roman" w:hAnsi="Times New Roman" w:cs="Times New Roman"/>
          <w:b/>
          <w:bCs/>
          <w:color w:val="222222"/>
          <w:sz w:val="24"/>
          <w:szCs w:val="24"/>
          <w:highlight w:val="yellow"/>
          <w:shd w:val="clear" w:color="auto" w:fill="FFFFFF"/>
        </w:rPr>
        <w:t xml:space="preserve">Comment on </w:t>
      </w:r>
      <w:r w:rsidR="004934A9" w:rsidRPr="008A00A3">
        <w:rPr>
          <w:rFonts w:ascii="Times New Roman" w:hAnsi="Times New Roman" w:cs="Times New Roman"/>
          <w:b/>
          <w:bCs/>
          <w:color w:val="222222"/>
          <w:sz w:val="24"/>
          <w:szCs w:val="24"/>
          <w:highlight w:val="yellow"/>
          <w:shd w:val="clear" w:color="auto" w:fill="FFFFFF"/>
        </w:rPr>
        <w:t>Discussion</w:t>
      </w:r>
      <w:r w:rsidRPr="008A00A3">
        <w:rPr>
          <w:rFonts w:ascii="Times New Roman" w:hAnsi="Times New Roman" w:cs="Times New Roman"/>
          <w:b/>
          <w:bCs/>
          <w:color w:val="222222"/>
          <w:sz w:val="24"/>
          <w:szCs w:val="24"/>
          <w:highlight w:val="yellow"/>
          <w:shd w:val="clear" w:color="auto" w:fill="FFFFFF"/>
        </w:rPr>
        <w:t>-1</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The Discussion starts with a statement "It is interesting to observe that…" that reflects the Authors' opinion rather than repeats the finding. I would suggest re-wording so that the main findings of the review are presented first and then they are reflected to existing literature and research in the filed in general.</w:t>
      </w:r>
    </w:p>
    <w:p w14:paraId="5B41A00F" w14:textId="1FD1100C" w:rsidR="00B612CC" w:rsidRPr="00C54813" w:rsidRDefault="004934A9" w:rsidP="0025384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B612CC" w:rsidRPr="0025384C">
        <w:rPr>
          <w:rFonts w:ascii="Times New Roman" w:hAnsi="Times New Roman" w:cs="Times New Roman"/>
          <w:b/>
          <w:bCs/>
          <w:color w:val="000033"/>
          <w:sz w:val="24"/>
          <w:szCs w:val="24"/>
        </w:rPr>
        <w:t>Answers:</w:t>
      </w:r>
      <w:r w:rsidR="00173E9E">
        <w:rPr>
          <w:rFonts w:ascii="Times New Roman" w:hAnsi="Times New Roman" w:cs="Times New Roman"/>
          <w:color w:val="000033"/>
          <w:sz w:val="24"/>
          <w:szCs w:val="24"/>
        </w:rPr>
        <w:t xml:space="preserve"> We have </w:t>
      </w:r>
      <w:r w:rsidR="00457244">
        <w:rPr>
          <w:rFonts w:ascii="Times New Roman" w:hAnsi="Times New Roman" w:cs="Times New Roman"/>
          <w:color w:val="000033"/>
          <w:sz w:val="24"/>
          <w:szCs w:val="24"/>
        </w:rPr>
        <w:t>modified</w:t>
      </w:r>
      <w:r w:rsidR="00173E9E">
        <w:rPr>
          <w:rFonts w:ascii="Times New Roman" w:hAnsi="Times New Roman" w:cs="Times New Roman"/>
          <w:color w:val="000033"/>
          <w:sz w:val="24"/>
          <w:szCs w:val="24"/>
        </w:rPr>
        <w:t xml:space="preserve"> the starting </w:t>
      </w:r>
      <w:r w:rsidR="0025384C">
        <w:rPr>
          <w:rFonts w:ascii="Times New Roman" w:hAnsi="Times New Roman" w:cs="Times New Roman"/>
          <w:color w:val="000033"/>
          <w:sz w:val="24"/>
          <w:szCs w:val="24"/>
        </w:rPr>
        <w:t>paragraph</w:t>
      </w:r>
      <w:r w:rsidR="00173E9E">
        <w:rPr>
          <w:rFonts w:ascii="Times New Roman" w:hAnsi="Times New Roman" w:cs="Times New Roman"/>
          <w:color w:val="000033"/>
          <w:sz w:val="24"/>
          <w:szCs w:val="24"/>
        </w:rPr>
        <w:t xml:space="preserve"> of the discussion as per your suggestion. </w:t>
      </w:r>
      <w:r w:rsidR="0025384C">
        <w:rPr>
          <w:rFonts w:ascii="Times New Roman" w:hAnsi="Times New Roman" w:cs="Times New Roman"/>
          <w:color w:val="000033"/>
          <w:sz w:val="24"/>
          <w:szCs w:val="24"/>
        </w:rPr>
        <w:t>Please</w:t>
      </w:r>
      <w:r w:rsidR="00457244">
        <w:rPr>
          <w:rFonts w:ascii="Times New Roman" w:hAnsi="Times New Roman" w:cs="Times New Roman"/>
          <w:color w:val="000033"/>
          <w:sz w:val="24"/>
          <w:szCs w:val="24"/>
        </w:rPr>
        <w:t xml:space="preserve"> check </w:t>
      </w:r>
      <w:r w:rsidR="0025384C">
        <w:rPr>
          <w:rFonts w:ascii="Times New Roman" w:hAnsi="Times New Roman" w:cs="Times New Roman"/>
          <w:color w:val="000033"/>
          <w:sz w:val="24"/>
          <w:szCs w:val="24"/>
        </w:rPr>
        <w:t xml:space="preserve">the </w:t>
      </w:r>
      <w:commentRangeStart w:id="24"/>
      <w:r w:rsidR="00457244">
        <w:rPr>
          <w:rFonts w:ascii="Times New Roman" w:hAnsi="Times New Roman" w:cs="Times New Roman"/>
          <w:color w:val="000033"/>
          <w:sz w:val="24"/>
          <w:szCs w:val="24"/>
        </w:rPr>
        <w:t>line…of</w:t>
      </w:r>
      <w:commentRangeEnd w:id="24"/>
      <w:r w:rsidR="00C5622F">
        <w:rPr>
          <w:rStyle w:val="CommentReference"/>
        </w:rPr>
        <w:commentReference w:id="24"/>
      </w:r>
      <w:r w:rsidR="00457244">
        <w:rPr>
          <w:rFonts w:ascii="Times New Roman" w:hAnsi="Times New Roman" w:cs="Times New Roman"/>
          <w:color w:val="000033"/>
          <w:sz w:val="24"/>
          <w:szCs w:val="24"/>
        </w:rPr>
        <w:t xml:space="preserve"> the revised manuscript. </w:t>
      </w:r>
    </w:p>
    <w:p w14:paraId="47E49F7C"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p>
    <w:p w14:paraId="6B1EAB66" w14:textId="7D7A7444"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8A00A3">
        <w:rPr>
          <w:rFonts w:ascii="Times New Roman" w:hAnsi="Times New Roman" w:cs="Times New Roman"/>
          <w:b/>
          <w:bCs/>
          <w:color w:val="222222"/>
          <w:sz w:val="24"/>
          <w:szCs w:val="24"/>
          <w:highlight w:val="yellow"/>
          <w:shd w:val="clear" w:color="auto" w:fill="FFFFFF"/>
        </w:rPr>
        <w:t xml:space="preserve">Comment on </w:t>
      </w:r>
      <w:r w:rsidR="009945DC" w:rsidRPr="008A00A3">
        <w:rPr>
          <w:rFonts w:ascii="Times New Roman" w:hAnsi="Times New Roman" w:cs="Times New Roman"/>
          <w:b/>
          <w:bCs/>
          <w:color w:val="222222"/>
          <w:sz w:val="24"/>
          <w:szCs w:val="24"/>
          <w:highlight w:val="yellow"/>
          <w:shd w:val="clear" w:color="auto" w:fill="FFFFFF"/>
        </w:rPr>
        <w:t xml:space="preserve">Discussion </w:t>
      </w:r>
      <w:r w:rsidRPr="008A00A3">
        <w:rPr>
          <w:rFonts w:ascii="Times New Roman" w:hAnsi="Times New Roman" w:cs="Times New Roman"/>
          <w:b/>
          <w:bCs/>
          <w:color w:val="222222"/>
          <w:sz w:val="24"/>
          <w:szCs w:val="24"/>
          <w:highlight w:val="yellow"/>
          <w:shd w:val="clear" w:color="auto" w:fill="FFFFFF"/>
        </w:rPr>
        <w:t>-2</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Is the following sentence: "There was a noticeable rise in academic interest in public health during the 2019-2020 academic year, which can be related to the widespread effects of the COVID-19 pandemic." based on the contents of the articles or how can the Authors claim that the increase in the count of publications is linked to the COVID-19 pandemic?</w:t>
      </w:r>
    </w:p>
    <w:p w14:paraId="28C74525" w14:textId="11BE3DAE" w:rsidR="00B612CC" w:rsidRPr="00C54813" w:rsidRDefault="004934A9" w:rsidP="0025384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B612CC" w:rsidRPr="0025384C">
        <w:rPr>
          <w:rFonts w:ascii="Times New Roman" w:hAnsi="Times New Roman" w:cs="Times New Roman"/>
          <w:b/>
          <w:bCs/>
          <w:color w:val="000033"/>
          <w:sz w:val="24"/>
          <w:szCs w:val="24"/>
        </w:rPr>
        <w:t>Answers:</w:t>
      </w:r>
      <w:r w:rsidR="00457244">
        <w:rPr>
          <w:rFonts w:ascii="Times New Roman" w:hAnsi="Times New Roman" w:cs="Times New Roman"/>
          <w:color w:val="000033"/>
          <w:sz w:val="24"/>
          <w:szCs w:val="24"/>
        </w:rPr>
        <w:t xml:space="preserve"> We have addressed this issue by modifying the </w:t>
      </w:r>
      <w:r w:rsidR="0025384C">
        <w:rPr>
          <w:rFonts w:ascii="Times New Roman" w:hAnsi="Times New Roman" w:cs="Times New Roman"/>
          <w:color w:val="000033"/>
          <w:sz w:val="24"/>
          <w:szCs w:val="24"/>
        </w:rPr>
        <w:t>sentence</w:t>
      </w:r>
      <w:r w:rsidR="00457244">
        <w:rPr>
          <w:rFonts w:ascii="Times New Roman" w:hAnsi="Times New Roman" w:cs="Times New Roman"/>
          <w:color w:val="000033"/>
          <w:sz w:val="24"/>
          <w:szCs w:val="24"/>
        </w:rPr>
        <w:t xml:space="preserve">. Please </w:t>
      </w:r>
      <w:r w:rsidR="0025384C">
        <w:rPr>
          <w:rFonts w:ascii="Times New Roman" w:hAnsi="Times New Roman" w:cs="Times New Roman"/>
          <w:color w:val="000033"/>
          <w:sz w:val="24"/>
          <w:szCs w:val="24"/>
        </w:rPr>
        <w:t>check</w:t>
      </w:r>
      <w:r w:rsidR="00457244">
        <w:rPr>
          <w:rFonts w:ascii="Times New Roman" w:hAnsi="Times New Roman" w:cs="Times New Roman"/>
          <w:color w:val="000033"/>
          <w:sz w:val="24"/>
          <w:szCs w:val="24"/>
        </w:rPr>
        <w:t xml:space="preserve"> </w:t>
      </w:r>
      <w:commentRangeStart w:id="25"/>
      <w:r w:rsidR="00457244">
        <w:rPr>
          <w:rFonts w:ascii="Times New Roman" w:hAnsi="Times New Roman" w:cs="Times New Roman"/>
          <w:color w:val="000033"/>
          <w:sz w:val="24"/>
          <w:szCs w:val="24"/>
        </w:rPr>
        <w:t xml:space="preserve">line… </w:t>
      </w:r>
      <w:commentRangeEnd w:id="25"/>
      <w:r w:rsidR="006A49B6">
        <w:rPr>
          <w:rStyle w:val="CommentReference"/>
        </w:rPr>
        <w:commentReference w:id="25"/>
      </w:r>
      <w:r w:rsidR="00457244">
        <w:rPr>
          <w:rFonts w:ascii="Times New Roman" w:hAnsi="Times New Roman" w:cs="Times New Roman"/>
          <w:color w:val="000033"/>
          <w:sz w:val="24"/>
          <w:szCs w:val="24"/>
        </w:rPr>
        <w:t xml:space="preserve">of the revised manuscript. </w:t>
      </w:r>
    </w:p>
    <w:p w14:paraId="52C0114B"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p>
    <w:p w14:paraId="32F2299A" w14:textId="456DB0AC"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9945DC">
        <w:rPr>
          <w:rFonts w:ascii="Times New Roman" w:hAnsi="Times New Roman" w:cs="Times New Roman"/>
          <w:b/>
          <w:bCs/>
          <w:color w:val="222222"/>
          <w:sz w:val="24"/>
          <w:szCs w:val="24"/>
          <w:highlight w:val="yellow"/>
          <w:shd w:val="clear" w:color="auto" w:fill="FFFFFF"/>
        </w:rPr>
        <w:t xml:space="preserve">Comment on </w:t>
      </w:r>
      <w:r w:rsidR="009945DC" w:rsidRPr="009945DC">
        <w:rPr>
          <w:rFonts w:ascii="Times New Roman" w:hAnsi="Times New Roman" w:cs="Times New Roman"/>
          <w:b/>
          <w:bCs/>
          <w:color w:val="222222"/>
          <w:sz w:val="24"/>
          <w:szCs w:val="24"/>
          <w:highlight w:val="yellow"/>
          <w:shd w:val="clear" w:color="auto" w:fill="FFFFFF"/>
        </w:rPr>
        <w:t>Discussion</w:t>
      </w:r>
      <w:r w:rsidRPr="009945DC">
        <w:rPr>
          <w:rFonts w:ascii="Times New Roman" w:hAnsi="Times New Roman" w:cs="Times New Roman"/>
          <w:b/>
          <w:bCs/>
          <w:color w:val="222222"/>
          <w:sz w:val="24"/>
          <w:szCs w:val="24"/>
          <w:highlight w:val="yellow"/>
          <w:shd w:val="clear" w:color="auto" w:fill="FFFFFF"/>
        </w:rPr>
        <w:t>-3:</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 xml:space="preserve">On the following: "This means that </w:t>
      </w:r>
      <w:proofErr w:type="spellStart"/>
      <w:r w:rsidR="004934A9" w:rsidRPr="00C54813">
        <w:rPr>
          <w:rFonts w:ascii="Times New Roman" w:hAnsi="Times New Roman" w:cs="Times New Roman"/>
          <w:color w:val="222222"/>
          <w:sz w:val="24"/>
          <w:szCs w:val="24"/>
          <w:highlight w:val="yellow"/>
          <w:shd w:val="clear" w:color="auto" w:fill="FFFFFF"/>
        </w:rPr>
        <w:t>EcoHealth</w:t>
      </w:r>
      <w:proofErr w:type="spellEnd"/>
      <w:r w:rsidR="004934A9" w:rsidRPr="00C54813">
        <w:rPr>
          <w:rFonts w:ascii="Times New Roman" w:hAnsi="Times New Roman" w:cs="Times New Roman"/>
          <w:color w:val="222222"/>
          <w:sz w:val="24"/>
          <w:szCs w:val="24"/>
          <w:highlight w:val="yellow"/>
          <w:shd w:val="clear" w:color="auto" w:fill="FFFFFF"/>
        </w:rPr>
        <w:t xml:space="preserve"> has better-applied principles in the real world, demonstrating a higher level of practical applicability. One Health and Planetary Health are behind in implementation, suggesting that there may be a disconnect between advocacy and actual action in these domains" some more insights could be obtained if the expert fields were analyzed and presented separately for PH, OH and EH. It may be that the disciplines also vary in their readiness to implement the plans and actions suggested.</w:t>
      </w:r>
    </w:p>
    <w:p w14:paraId="2D645399" w14:textId="1760DE89" w:rsidR="00B612CC" w:rsidRPr="00C54813" w:rsidRDefault="004934A9" w:rsidP="00B612CC">
      <w:pPr>
        <w:spacing w:after="0" w:line="240" w:lineRule="auto"/>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B612CC" w:rsidRPr="0025384C">
        <w:rPr>
          <w:rFonts w:ascii="Times New Roman" w:hAnsi="Times New Roman" w:cs="Times New Roman"/>
          <w:b/>
          <w:bCs/>
          <w:color w:val="000033"/>
          <w:sz w:val="24"/>
          <w:szCs w:val="24"/>
        </w:rPr>
        <w:t>Answers:</w:t>
      </w:r>
      <w:r w:rsidR="00457244">
        <w:rPr>
          <w:rFonts w:ascii="Times New Roman" w:hAnsi="Times New Roman" w:cs="Times New Roman"/>
          <w:color w:val="000033"/>
          <w:sz w:val="24"/>
          <w:szCs w:val="24"/>
        </w:rPr>
        <w:t xml:space="preserve"> we agree with you. It has been taken care of.</w:t>
      </w:r>
    </w:p>
    <w:p w14:paraId="5F2A9A00"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p>
    <w:p w14:paraId="2CA7B0DD" w14:textId="42E2F90D"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9945DC">
        <w:rPr>
          <w:rFonts w:ascii="Times New Roman" w:hAnsi="Times New Roman" w:cs="Times New Roman"/>
          <w:b/>
          <w:bCs/>
          <w:color w:val="222222"/>
          <w:sz w:val="24"/>
          <w:szCs w:val="24"/>
          <w:highlight w:val="yellow"/>
          <w:shd w:val="clear" w:color="auto" w:fill="FFFFFF"/>
        </w:rPr>
        <w:t xml:space="preserve">Comment on </w:t>
      </w:r>
      <w:r w:rsidR="009945DC" w:rsidRPr="009945DC">
        <w:rPr>
          <w:rFonts w:ascii="Times New Roman" w:hAnsi="Times New Roman" w:cs="Times New Roman"/>
          <w:b/>
          <w:bCs/>
          <w:color w:val="222222"/>
          <w:sz w:val="24"/>
          <w:szCs w:val="24"/>
          <w:highlight w:val="yellow"/>
          <w:shd w:val="clear" w:color="auto" w:fill="FFFFFF"/>
        </w:rPr>
        <w:t xml:space="preserve">Discussion </w:t>
      </w:r>
      <w:r w:rsidRPr="009945DC">
        <w:rPr>
          <w:rFonts w:ascii="Times New Roman" w:hAnsi="Times New Roman" w:cs="Times New Roman"/>
          <w:b/>
          <w:bCs/>
          <w:color w:val="222222"/>
          <w:sz w:val="24"/>
          <w:szCs w:val="24"/>
          <w:highlight w:val="yellow"/>
          <w:shd w:val="clear" w:color="auto" w:fill="FFFFFF"/>
        </w:rPr>
        <w:t>-4</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I would suggest removing the names of persons from the Discussion (on advocates of the concepts) and focusing on associations/ alliances as well as international agencies.</w:t>
      </w:r>
    </w:p>
    <w:p w14:paraId="0062E40C" w14:textId="0C07DD35" w:rsidR="00B612CC" w:rsidRPr="00C54813" w:rsidRDefault="004934A9" w:rsidP="0025384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B612CC" w:rsidRPr="00C54813">
        <w:rPr>
          <w:rFonts w:ascii="Times New Roman" w:hAnsi="Times New Roman" w:cs="Times New Roman"/>
          <w:color w:val="000033"/>
          <w:sz w:val="24"/>
          <w:szCs w:val="24"/>
        </w:rPr>
        <w:t>Answers:</w:t>
      </w:r>
      <w:r w:rsidR="00457244">
        <w:rPr>
          <w:rFonts w:ascii="Times New Roman" w:hAnsi="Times New Roman" w:cs="Times New Roman"/>
          <w:color w:val="000033"/>
          <w:sz w:val="24"/>
          <w:szCs w:val="24"/>
        </w:rPr>
        <w:t xml:space="preserve"> Excellent suggestion. It has been taken care </w:t>
      </w:r>
      <w:r w:rsidR="0025384C">
        <w:rPr>
          <w:rFonts w:ascii="Times New Roman" w:hAnsi="Times New Roman" w:cs="Times New Roman"/>
          <w:color w:val="000033"/>
          <w:sz w:val="24"/>
          <w:szCs w:val="24"/>
        </w:rPr>
        <w:t>of. Please</w:t>
      </w:r>
      <w:r w:rsidR="00457244">
        <w:rPr>
          <w:rFonts w:ascii="Times New Roman" w:hAnsi="Times New Roman" w:cs="Times New Roman"/>
          <w:color w:val="000033"/>
          <w:sz w:val="24"/>
          <w:szCs w:val="24"/>
        </w:rPr>
        <w:t xml:space="preserve"> </w:t>
      </w:r>
      <w:r w:rsidR="0025384C">
        <w:rPr>
          <w:rFonts w:ascii="Times New Roman" w:hAnsi="Times New Roman" w:cs="Times New Roman"/>
          <w:color w:val="000033"/>
          <w:sz w:val="24"/>
          <w:szCs w:val="24"/>
        </w:rPr>
        <w:t>check</w:t>
      </w:r>
      <w:r w:rsidR="00457244">
        <w:rPr>
          <w:rFonts w:ascii="Times New Roman" w:hAnsi="Times New Roman" w:cs="Times New Roman"/>
          <w:color w:val="000033"/>
          <w:sz w:val="24"/>
          <w:szCs w:val="24"/>
        </w:rPr>
        <w:t xml:space="preserve"> </w:t>
      </w:r>
      <w:commentRangeStart w:id="26"/>
      <w:r w:rsidR="00457244">
        <w:rPr>
          <w:rFonts w:ascii="Times New Roman" w:hAnsi="Times New Roman" w:cs="Times New Roman"/>
          <w:color w:val="000033"/>
          <w:sz w:val="24"/>
          <w:szCs w:val="24"/>
        </w:rPr>
        <w:t>lines…</w:t>
      </w:r>
      <w:commentRangeEnd w:id="26"/>
      <w:r w:rsidR="0070469B">
        <w:rPr>
          <w:rStyle w:val="CommentReference"/>
        </w:rPr>
        <w:commentReference w:id="26"/>
      </w:r>
      <w:r w:rsidR="00457244">
        <w:rPr>
          <w:rFonts w:ascii="Times New Roman" w:hAnsi="Times New Roman" w:cs="Times New Roman"/>
          <w:color w:val="000033"/>
          <w:sz w:val="24"/>
          <w:szCs w:val="24"/>
        </w:rPr>
        <w:t xml:space="preserve"> of the revised </w:t>
      </w:r>
      <w:r w:rsidR="0025384C">
        <w:rPr>
          <w:rFonts w:ascii="Times New Roman" w:hAnsi="Times New Roman" w:cs="Times New Roman"/>
          <w:color w:val="000033"/>
          <w:sz w:val="24"/>
          <w:szCs w:val="24"/>
        </w:rPr>
        <w:t>manuscript</w:t>
      </w:r>
      <w:r w:rsidR="00457244">
        <w:rPr>
          <w:rFonts w:ascii="Times New Roman" w:hAnsi="Times New Roman" w:cs="Times New Roman"/>
          <w:color w:val="000033"/>
          <w:sz w:val="24"/>
          <w:szCs w:val="24"/>
        </w:rPr>
        <w:t xml:space="preserve">. </w:t>
      </w:r>
    </w:p>
    <w:p w14:paraId="46D96EAE"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p>
    <w:p w14:paraId="792B30EF" w14:textId="3A4B57A5"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9945DC">
        <w:rPr>
          <w:rFonts w:ascii="Times New Roman" w:hAnsi="Times New Roman" w:cs="Times New Roman"/>
          <w:b/>
          <w:bCs/>
          <w:color w:val="222222"/>
          <w:sz w:val="24"/>
          <w:szCs w:val="24"/>
          <w:highlight w:val="yellow"/>
          <w:shd w:val="clear" w:color="auto" w:fill="FFFFFF"/>
        </w:rPr>
        <w:t xml:space="preserve">Comment on </w:t>
      </w:r>
      <w:r w:rsidR="009945DC" w:rsidRPr="009945DC">
        <w:rPr>
          <w:rFonts w:ascii="Times New Roman" w:hAnsi="Times New Roman" w:cs="Times New Roman"/>
          <w:b/>
          <w:bCs/>
          <w:color w:val="222222"/>
          <w:sz w:val="24"/>
          <w:szCs w:val="24"/>
          <w:highlight w:val="yellow"/>
          <w:shd w:val="clear" w:color="auto" w:fill="FFFFFF"/>
        </w:rPr>
        <w:t xml:space="preserve">Discussion </w:t>
      </w:r>
      <w:r w:rsidRPr="009945DC">
        <w:rPr>
          <w:rFonts w:ascii="Times New Roman" w:hAnsi="Times New Roman" w:cs="Times New Roman"/>
          <w:b/>
          <w:bCs/>
          <w:color w:val="222222"/>
          <w:sz w:val="24"/>
          <w:szCs w:val="24"/>
          <w:highlight w:val="yellow"/>
          <w:shd w:val="clear" w:color="auto" w:fill="FFFFFF"/>
        </w:rPr>
        <w:t>-5</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The two last paragraphs of Discussion section are basically repeating what is seen in Table 5. Some more reflection of the findings would be useful; what do the differences and similarities mean, are they a threats or possibilities? Should we do something about them? (I see that this is reflected a but in the last paragraph of section 5, so maybe these paragraphs could just be removed)</w:t>
      </w:r>
    </w:p>
    <w:p w14:paraId="1E77DDA8" w14:textId="111C5688" w:rsidR="00B612CC" w:rsidRPr="0025384C" w:rsidRDefault="004934A9" w:rsidP="0025384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Pr="00C54813">
        <w:rPr>
          <w:rFonts w:ascii="Times New Roman" w:hAnsi="Times New Roman" w:cs="Times New Roman"/>
          <w:color w:val="222222"/>
          <w:sz w:val="24"/>
          <w:szCs w:val="24"/>
          <w:highlight w:val="yellow"/>
        </w:rPr>
        <w:br/>
      </w:r>
      <w:r w:rsidR="00B612CC" w:rsidRPr="0025384C">
        <w:rPr>
          <w:rFonts w:ascii="Times New Roman" w:hAnsi="Times New Roman" w:cs="Times New Roman"/>
          <w:b/>
          <w:bCs/>
          <w:color w:val="000033"/>
          <w:sz w:val="24"/>
          <w:szCs w:val="24"/>
        </w:rPr>
        <w:t>Answers:</w:t>
      </w:r>
      <w:r w:rsidR="0025384C">
        <w:rPr>
          <w:rFonts w:ascii="Times New Roman" w:hAnsi="Times New Roman" w:cs="Times New Roman"/>
          <w:b/>
          <w:bCs/>
          <w:color w:val="000033"/>
          <w:sz w:val="24"/>
          <w:szCs w:val="24"/>
        </w:rPr>
        <w:t xml:space="preserve"> </w:t>
      </w:r>
      <w:r w:rsidR="0025384C" w:rsidRPr="0025384C">
        <w:rPr>
          <w:rFonts w:ascii="Times New Roman" w:hAnsi="Times New Roman" w:cs="Times New Roman"/>
          <w:color w:val="000033"/>
          <w:sz w:val="24"/>
          <w:szCs w:val="24"/>
        </w:rPr>
        <w:t xml:space="preserve">Thank you very much for </w:t>
      </w:r>
      <w:r w:rsidR="0025384C">
        <w:rPr>
          <w:rFonts w:ascii="Times New Roman" w:hAnsi="Times New Roman" w:cs="Times New Roman"/>
          <w:color w:val="000033"/>
          <w:sz w:val="24"/>
          <w:szCs w:val="24"/>
        </w:rPr>
        <w:t>your</w:t>
      </w:r>
      <w:r w:rsidR="0025384C" w:rsidRPr="0025384C">
        <w:rPr>
          <w:rFonts w:ascii="Times New Roman" w:hAnsi="Times New Roman" w:cs="Times New Roman"/>
          <w:color w:val="000033"/>
          <w:sz w:val="24"/>
          <w:szCs w:val="24"/>
        </w:rPr>
        <w:t xml:space="preserve"> excellent suggestion. Now</w:t>
      </w:r>
      <w:r w:rsidR="0025384C">
        <w:rPr>
          <w:rFonts w:ascii="Times New Roman" w:hAnsi="Times New Roman" w:cs="Times New Roman"/>
          <w:color w:val="000033"/>
          <w:sz w:val="24"/>
          <w:szCs w:val="24"/>
        </w:rPr>
        <w:t>,</w:t>
      </w:r>
      <w:r w:rsidR="0025384C" w:rsidRPr="0025384C">
        <w:rPr>
          <w:rFonts w:ascii="Times New Roman" w:hAnsi="Times New Roman" w:cs="Times New Roman"/>
          <w:color w:val="000033"/>
          <w:sz w:val="24"/>
          <w:szCs w:val="24"/>
        </w:rPr>
        <w:t xml:space="preserve"> the last two </w:t>
      </w:r>
      <w:r w:rsidR="0025384C">
        <w:rPr>
          <w:rFonts w:ascii="Times New Roman" w:hAnsi="Times New Roman" w:cs="Times New Roman"/>
          <w:color w:val="000033"/>
          <w:sz w:val="24"/>
          <w:szCs w:val="24"/>
        </w:rPr>
        <w:t>paragraphs</w:t>
      </w:r>
      <w:r w:rsidR="0025384C" w:rsidRPr="0025384C">
        <w:rPr>
          <w:rFonts w:ascii="Times New Roman" w:hAnsi="Times New Roman" w:cs="Times New Roman"/>
          <w:color w:val="000033"/>
          <w:sz w:val="24"/>
          <w:szCs w:val="24"/>
        </w:rPr>
        <w:t xml:space="preserve"> have been modified as per your </w:t>
      </w:r>
      <w:r w:rsidR="0025384C">
        <w:rPr>
          <w:rFonts w:ascii="Times New Roman" w:hAnsi="Times New Roman" w:cs="Times New Roman"/>
          <w:color w:val="000033"/>
          <w:sz w:val="24"/>
          <w:szCs w:val="24"/>
        </w:rPr>
        <w:t>suggestions</w:t>
      </w:r>
      <w:r w:rsidR="0025384C" w:rsidRPr="0025384C">
        <w:rPr>
          <w:rFonts w:ascii="Times New Roman" w:hAnsi="Times New Roman" w:cs="Times New Roman"/>
          <w:color w:val="000033"/>
          <w:sz w:val="24"/>
          <w:szCs w:val="24"/>
        </w:rPr>
        <w:t xml:space="preserve">. Please </w:t>
      </w:r>
      <w:commentRangeStart w:id="27"/>
      <w:r w:rsidR="0025384C" w:rsidRPr="0025384C">
        <w:rPr>
          <w:rFonts w:ascii="Times New Roman" w:hAnsi="Times New Roman" w:cs="Times New Roman"/>
          <w:color w:val="000033"/>
          <w:sz w:val="24"/>
          <w:szCs w:val="24"/>
        </w:rPr>
        <w:t>check line</w:t>
      </w:r>
      <w:commentRangeEnd w:id="27"/>
      <w:r w:rsidR="0070469B">
        <w:rPr>
          <w:rStyle w:val="CommentReference"/>
        </w:rPr>
        <w:commentReference w:id="27"/>
      </w:r>
      <w:r w:rsidR="0025384C" w:rsidRPr="0025384C">
        <w:rPr>
          <w:rFonts w:ascii="Times New Roman" w:hAnsi="Times New Roman" w:cs="Times New Roman"/>
          <w:color w:val="000033"/>
          <w:sz w:val="24"/>
          <w:szCs w:val="24"/>
        </w:rPr>
        <w:t xml:space="preserve">….in the </w:t>
      </w:r>
      <w:r w:rsidR="0025384C">
        <w:rPr>
          <w:rFonts w:ascii="Times New Roman" w:hAnsi="Times New Roman" w:cs="Times New Roman"/>
          <w:color w:val="000033"/>
          <w:sz w:val="24"/>
          <w:szCs w:val="24"/>
        </w:rPr>
        <w:t>revised</w:t>
      </w:r>
      <w:r w:rsidR="0025384C" w:rsidRPr="0025384C">
        <w:rPr>
          <w:rFonts w:ascii="Times New Roman" w:hAnsi="Times New Roman" w:cs="Times New Roman"/>
          <w:color w:val="000033"/>
          <w:sz w:val="24"/>
          <w:szCs w:val="24"/>
        </w:rPr>
        <w:t xml:space="preserve"> </w:t>
      </w:r>
      <w:r w:rsidR="0025384C">
        <w:rPr>
          <w:rFonts w:ascii="Times New Roman" w:hAnsi="Times New Roman" w:cs="Times New Roman"/>
          <w:color w:val="000033"/>
          <w:sz w:val="24"/>
          <w:szCs w:val="24"/>
        </w:rPr>
        <w:t>manuscript</w:t>
      </w:r>
      <w:r w:rsidR="0025384C" w:rsidRPr="0025384C">
        <w:rPr>
          <w:rFonts w:ascii="Times New Roman" w:hAnsi="Times New Roman" w:cs="Times New Roman"/>
          <w:color w:val="000033"/>
          <w:sz w:val="24"/>
          <w:szCs w:val="24"/>
        </w:rPr>
        <w:t xml:space="preserve">. </w:t>
      </w:r>
    </w:p>
    <w:p w14:paraId="6A274454"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p>
    <w:p w14:paraId="741E2E63" w14:textId="687BA2F3" w:rsidR="00B612CC"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9945DC">
        <w:rPr>
          <w:rFonts w:ascii="Times New Roman" w:hAnsi="Times New Roman" w:cs="Times New Roman"/>
          <w:b/>
          <w:bCs/>
          <w:color w:val="222222"/>
          <w:sz w:val="24"/>
          <w:szCs w:val="24"/>
          <w:highlight w:val="yellow"/>
          <w:shd w:val="clear" w:color="auto" w:fill="FFFFFF"/>
        </w:rPr>
        <w:lastRenderedPageBreak/>
        <w:t xml:space="preserve">Comment on </w:t>
      </w:r>
      <w:r w:rsidR="004934A9" w:rsidRPr="009945DC">
        <w:rPr>
          <w:rFonts w:ascii="Times New Roman" w:hAnsi="Times New Roman" w:cs="Times New Roman"/>
          <w:b/>
          <w:bCs/>
          <w:color w:val="222222"/>
          <w:sz w:val="24"/>
          <w:szCs w:val="24"/>
          <w:highlight w:val="yellow"/>
          <w:shd w:val="clear" w:color="auto" w:fill="FFFFFF"/>
        </w:rPr>
        <w:t>Conclusions</w:t>
      </w:r>
      <w:r w:rsidRPr="009945DC">
        <w:rPr>
          <w:rFonts w:ascii="Times New Roman" w:hAnsi="Times New Roman" w:cs="Times New Roman"/>
          <w:b/>
          <w:bCs/>
          <w:color w:val="222222"/>
          <w:sz w:val="24"/>
          <w:szCs w:val="24"/>
          <w:highlight w:val="yellow"/>
          <w:shd w:val="clear" w:color="auto" w:fill="FFFFFF"/>
        </w:rPr>
        <w:t>-</w:t>
      </w:r>
      <w:r w:rsidR="004934A9" w:rsidRPr="009945DC">
        <w:rPr>
          <w:rFonts w:ascii="Times New Roman" w:hAnsi="Times New Roman" w:cs="Times New Roman"/>
          <w:b/>
          <w:bCs/>
          <w:color w:val="222222"/>
          <w:sz w:val="24"/>
          <w:szCs w:val="24"/>
          <w:highlight w:val="yellow"/>
          <w:shd w:val="clear" w:color="auto" w:fill="FFFFFF"/>
        </w:rPr>
        <w:t>1</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The first paragraph could be removed as it repeats what has been said several times earlier. The second paragraph goes straight into summarizing findings and feels like a better start to this section.</w:t>
      </w:r>
    </w:p>
    <w:p w14:paraId="654A09DD" w14:textId="77777777" w:rsidR="0025384C" w:rsidRDefault="0025384C" w:rsidP="00B612CC">
      <w:pPr>
        <w:spacing w:after="0" w:line="240" w:lineRule="auto"/>
        <w:jc w:val="both"/>
        <w:rPr>
          <w:rFonts w:ascii="Times New Roman" w:hAnsi="Times New Roman" w:cs="Times New Roman"/>
          <w:color w:val="222222"/>
          <w:sz w:val="24"/>
          <w:szCs w:val="24"/>
          <w:highlight w:val="yellow"/>
          <w:shd w:val="clear" w:color="auto" w:fill="FFFFFF"/>
        </w:rPr>
      </w:pPr>
    </w:p>
    <w:p w14:paraId="38CFF2F5" w14:textId="4BC87DFD" w:rsidR="0025384C" w:rsidRPr="0017176B" w:rsidRDefault="0025384C" w:rsidP="00B612CC">
      <w:pPr>
        <w:spacing w:after="0" w:line="240" w:lineRule="auto"/>
        <w:jc w:val="both"/>
        <w:rPr>
          <w:rFonts w:ascii="Times New Roman" w:hAnsi="Times New Roman" w:cs="Times New Roman"/>
          <w:color w:val="222222"/>
          <w:sz w:val="24"/>
          <w:szCs w:val="24"/>
          <w:highlight w:val="yellow"/>
          <w:shd w:val="clear" w:color="auto" w:fill="FFFFFF"/>
        </w:rPr>
      </w:pPr>
      <w:r w:rsidRPr="0025384C">
        <w:rPr>
          <w:rFonts w:ascii="Times New Roman" w:hAnsi="Times New Roman" w:cs="Times New Roman"/>
          <w:b/>
          <w:bCs/>
          <w:color w:val="000033"/>
          <w:sz w:val="24"/>
          <w:szCs w:val="24"/>
        </w:rPr>
        <w:t>Answers:</w:t>
      </w:r>
      <w:r w:rsidR="0017176B">
        <w:rPr>
          <w:rFonts w:ascii="Times New Roman" w:hAnsi="Times New Roman" w:cs="Times New Roman"/>
          <w:b/>
          <w:bCs/>
          <w:color w:val="000033"/>
          <w:sz w:val="24"/>
          <w:szCs w:val="24"/>
        </w:rPr>
        <w:t xml:space="preserve"> </w:t>
      </w:r>
      <w:r w:rsidR="0017176B" w:rsidRPr="0017176B">
        <w:rPr>
          <w:rFonts w:ascii="Times New Roman" w:hAnsi="Times New Roman" w:cs="Times New Roman"/>
          <w:color w:val="000033"/>
          <w:sz w:val="24"/>
          <w:szCs w:val="24"/>
        </w:rPr>
        <w:t>We agree with the reviewer. As per your comments</w:t>
      </w:r>
      <w:r w:rsidR="0017176B">
        <w:rPr>
          <w:rFonts w:ascii="Times New Roman" w:hAnsi="Times New Roman" w:cs="Times New Roman"/>
          <w:color w:val="000033"/>
          <w:sz w:val="24"/>
          <w:szCs w:val="24"/>
        </w:rPr>
        <w:t>,</w:t>
      </w:r>
      <w:r w:rsidR="0017176B" w:rsidRPr="0017176B">
        <w:rPr>
          <w:rFonts w:ascii="Times New Roman" w:hAnsi="Times New Roman" w:cs="Times New Roman"/>
          <w:color w:val="000033"/>
          <w:sz w:val="24"/>
          <w:szCs w:val="24"/>
        </w:rPr>
        <w:t xml:space="preserve"> we have deleted the </w:t>
      </w:r>
      <w:r w:rsidR="0017176B">
        <w:rPr>
          <w:rFonts w:ascii="Times New Roman" w:hAnsi="Times New Roman" w:cs="Times New Roman"/>
          <w:color w:val="000033"/>
          <w:sz w:val="24"/>
          <w:szCs w:val="24"/>
        </w:rPr>
        <w:t>first</w:t>
      </w:r>
      <w:r w:rsidR="0017176B" w:rsidRPr="0017176B">
        <w:rPr>
          <w:rFonts w:ascii="Times New Roman" w:hAnsi="Times New Roman" w:cs="Times New Roman"/>
          <w:color w:val="000033"/>
          <w:sz w:val="24"/>
          <w:szCs w:val="24"/>
        </w:rPr>
        <w:t xml:space="preserve"> paragraph. Please check </w:t>
      </w:r>
      <w:commentRangeStart w:id="28"/>
      <w:r w:rsidR="0017176B" w:rsidRPr="0017176B">
        <w:rPr>
          <w:rFonts w:ascii="Times New Roman" w:hAnsi="Times New Roman" w:cs="Times New Roman"/>
          <w:color w:val="000033"/>
          <w:sz w:val="24"/>
          <w:szCs w:val="24"/>
        </w:rPr>
        <w:t>lines …</w:t>
      </w:r>
      <w:commentRangeEnd w:id="28"/>
      <w:r w:rsidR="0070469B">
        <w:rPr>
          <w:rStyle w:val="CommentReference"/>
        </w:rPr>
        <w:commentReference w:id="28"/>
      </w:r>
      <w:r w:rsidR="0017176B" w:rsidRPr="0017176B">
        <w:rPr>
          <w:rFonts w:ascii="Times New Roman" w:hAnsi="Times New Roman" w:cs="Times New Roman"/>
          <w:color w:val="000033"/>
          <w:sz w:val="24"/>
          <w:szCs w:val="24"/>
        </w:rPr>
        <w:t>of the revised man</w:t>
      </w:r>
      <w:del w:id="29" w:author="Mohammadali Tofighi" w:date="2023-10-30T18:27:00Z">
        <w:r w:rsidR="0017176B" w:rsidRPr="0017176B" w:rsidDel="0070469B">
          <w:rPr>
            <w:rFonts w:ascii="Times New Roman" w:hAnsi="Times New Roman" w:cs="Times New Roman"/>
            <w:color w:val="000033"/>
            <w:sz w:val="24"/>
            <w:szCs w:val="24"/>
          </w:rPr>
          <w:delText>a</w:delText>
        </w:r>
      </w:del>
      <w:r w:rsidR="0017176B" w:rsidRPr="0017176B">
        <w:rPr>
          <w:rFonts w:ascii="Times New Roman" w:hAnsi="Times New Roman" w:cs="Times New Roman"/>
          <w:color w:val="000033"/>
          <w:sz w:val="24"/>
          <w:szCs w:val="24"/>
        </w:rPr>
        <w:t xml:space="preserve">uscript. </w:t>
      </w:r>
    </w:p>
    <w:p w14:paraId="02B4CDBA" w14:textId="77777777" w:rsidR="0025384C" w:rsidRPr="0017176B" w:rsidRDefault="0025384C" w:rsidP="00B612CC">
      <w:pPr>
        <w:spacing w:after="0" w:line="240" w:lineRule="auto"/>
        <w:jc w:val="both"/>
        <w:rPr>
          <w:rFonts w:ascii="Times New Roman" w:hAnsi="Times New Roman" w:cs="Times New Roman"/>
          <w:color w:val="222222"/>
          <w:sz w:val="24"/>
          <w:szCs w:val="24"/>
          <w:highlight w:val="yellow"/>
          <w:shd w:val="clear" w:color="auto" w:fill="FFFFFF"/>
        </w:rPr>
      </w:pPr>
    </w:p>
    <w:p w14:paraId="4E704CAB" w14:textId="62C9FC88" w:rsidR="00B612CC" w:rsidRPr="00C54813" w:rsidRDefault="004934A9" w:rsidP="00B612CC">
      <w:pPr>
        <w:spacing w:after="0" w:line="240" w:lineRule="auto"/>
        <w:jc w:val="both"/>
        <w:rPr>
          <w:rFonts w:ascii="Times New Roman" w:hAnsi="Times New Roman" w:cs="Times New Roman"/>
          <w:b/>
          <w:bCs/>
          <w:color w:val="222222"/>
          <w:sz w:val="24"/>
          <w:szCs w:val="24"/>
          <w:highlight w:val="yellow"/>
          <w:shd w:val="clear" w:color="auto" w:fill="FFFFFF"/>
        </w:rPr>
      </w:pPr>
      <w:r w:rsidRPr="00C54813">
        <w:rPr>
          <w:rFonts w:ascii="Times New Roman" w:hAnsi="Times New Roman" w:cs="Times New Roman"/>
          <w:b/>
          <w:bCs/>
          <w:color w:val="222222"/>
          <w:sz w:val="24"/>
          <w:szCs w:val="24"/>
          <w:highlight w:val="yellow"/>
          <w:shd w:val="clear" w:color="auto" w:fill="FFFFFF"/>
        </w:rPr>
        <w:t xml:space="preserve">Reviewer #4: </w:t>
      </w:r>
    </w:p>
    <w:p w14:paraId="0E4C3E06" w14:textId="77777777" w:rsidR="00B612CC" w:rsidRPr="00C54813"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p>
    <w:p w14:paraId="53D34CCF" w14:textId="77777777" w:rsidR="009945DC" w:rsidRDefault="00B612CC" w:rsidP="00B612CC">
      <w:pPr>
        <w:spacing w:after="0" w:line="240" w:lineRule="auto"/>
        <w:jc w:val="both"/>
        <w:rPr>
          <w:rFonts w:ascii="Times New Roman" w:hAnsi="Times New Roman" w:cs="Times New Roman"/>
          <w:color w:val="222222"/>
          <w:sz w:val="24"/>
          <w:szCs w:val="24"/>
          <w:highlight w:val="yellow"/>
          <w:shd w:val="clear" w:color="auto" w:fill="FFFFFF"/>
        </w:rPr>
      </w:pPr>
      <w:r w:rsidRPr="009945DC">
        <w:rPr>
          <w:rFonts w:ascii="Times New Roman" w:hAnsi="Times New Roman" w:cs="Times New Roman"/>
          <w:b/>
          <w:bCs/>
          <w:color w:val="222222"/>
          <w:sz w:val="24"/>
          <w:szCs w:val="24"/>
          <w:highlight w:val="yellow"/>
          <w:shd w:val="clear" w:color="auto" w:fill="FFFFFF"/>
        </w:rPr>
        <w:t>Comment -1:</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It is very important that we collaborate to find solutions to environmental threats. The premise of the article is sound, but it can be strengthened by considering several changes or revisions</w:t>
      </w:r>
      <w:r w:rsidR="009945DC">
        <w:rPr>
          <w:rFonts w:ascii="Times New Roman" w:hAnsi="Times New Roman" w:cs="Times New Roman"/>
          <w:color w:val="222222"/>
          <w:sz w:val="24"/>
          <w:szCs w:val="24"/>
          <w:highlight w:val="yellow"/>
          <w:shd w:val="clear" w:color="auto" w:fill="FFFFFF"/>
        </w:rPr>
        <w:t>.</w:t>
      </w:r>
    </w:p>
    <w:p w14:paraId="0240331E" w14:textId="77777777" w:rsidR="009945DC" w:rsidRDefault="009945DC" w:rsidP="00B612CC">
      <w:pPr>
        <w:spacing w:after="0" w:line="240" w:lineRule="auto"/>
        <w:jc w:val="both"/>
        <w:rPr>
          <w:rFonts w:ascii="Times New Roman" w:hAnsi="Times New Roman" w:cs="Times New Roman"/>
          <w:color w:val="222222"/>
          <w:sz w:val="24"/>
          <w:szCs w:val="24"/>
          <w:highlight w:val="yellow"/>
          <w:shd w:val="clear" w:color="auto" w:fill="FFFFFF"/>
        </w:rPr>
      </w:pPr>
    </w:p>
    <w:p w14:paraId="5D8B3E09" w14:textId="4BC401A3" w:rsidR="008235E9" w:rsidRPr="008235E9" w:rsidRDefault="009945DC" w:rsidP="008235E9">
      <w:pPr>
        <w:spacing w:after="0" w:line="240" w:lineRule="auto"/>
        <w:jc w:val="both"/>
        <w:rPr>
          <w:rFonts w:ascii="Times New Roman" w:hAnsi="Times New Roman" w:cs="Times New Roman"/>
          <w:color w:val="000033"/>
          <w:sz w:val="24"/>
          <w:szCs w:val="24"/>
        </w:rPr>
      </w:pPr>
      <w:r w:rsidRPr="00C54813">
        <w:rPr>
          <w:rFonts w:ascii="Times New Roman" w:hAnsi="Times New Roman" w:cs="Times New Roman"/>
          <w:color w:val="000033"/>
          <w:sz w:val="24"/>
          <w:szCs w:val="24"/>
        </w:rPr>
        <w:t>Answers:</w:t>
      </w:r>
      <w:r w:rsidR="008235E9">
        <w:rPr>
          <w:rFonts w:ascii="Times New Roman" w:hAnsi="Times New Roman" w:cs="Times New Roman"/>
          <w:color w:val="000033"/>
          <w:sz w:val="24"/>
          <w:szCs w:val="24"/>
        </w:rPr>
        <w:t xml:space="preserve"> </w:t>
      </w:r>
      <w:r w:rsidR="008235E9" w:rsidRPr="008235E9">
        <w:rPr>
          <w:rFonts w:ascii="Times New Roman" w:hAnsi="Times New Roman" w:cs="Times New Roman"/>
          <w:color w:val="000033"/>
          <w:sz w:val="24"/>
          <w:szCs w:val="24"/>
        </w:rPr>
        <w:t>We appreciate that you think the article's main idea is good. We agree that working together to tackle environmental problems is essential. We</w:t>
      </w:r>
      <w:r w:rsidR="008235E9">
        <w:rPr>
          <w:rFonts w:ascii="Times New Roman" w:hAnsi="Times New Roman" w:cs="Times New Roman"/>
          <w:color w:val="000033"/>
          <w:sz w:val="24"/>
          <w:szCs w:val="24"/>
        </w:rPr>
        <w:t xml:space="preserve"> have </w:t>
      </w:r>
      <w:r w:rsidR="008235E9" w:rsidRPr="008235E9">
        <w:rPr>
          <w:rFonts w:ascii="Times New Roman" w:hAnsi="Times New Roman" w:cs="Times New Roman"/>
          <w:color w:val="000033"/>
          <w:sz w:val="24"/>
          <w:szCs w:val="24"/>
        </w:rPr>
        <w:t xml:space="preserve">made </w:t>
      </w:r>
      <w:r w:rsidR="008235E9">
        <w:rPr>
          <w:rFonts w:ascii="Times New Roman" w:hAnsi="Times New Roman" w:cs="Times New Roman"/>
          <w:color w:val="000033"/>
          <w:sz w:val="24"/>
          <w:szCs w:val="24"/>
        </w:rPr>
        <w:t>many changes to improve the article</w:t>
      </w:r>
      <w:r w:rsidR="008235E9" w:rsidRPr="008235E9">
        <w:rPr>
          <w:rFonts w:ascii="Times New Roman" w:hAnsi="Times New Roman" w:cs="Times New Roman"/>
          <w:color w:val="000033"/>
          <w:sz w:val="24"/>
          <w:szCs w:val="24"/>
        </w:rPr>
        <w:t>, and you can see these in the new version of the document.</w:t>
      </w:r>
    </w:p>
    <w:p w14:paraId="783AF7AA" w14:textId="6C3682AE" w:rsidR="003479F8" w:rsidRPr="00C54813" w:rsidRDefault="004934A9" w:rsidP="00B612CC">
      <w:pPr>
        <w:spacing w:after="0" w:line="240" w:lineRule="auto"/>
        <w:jc w:val="both"/>
        <w:rPr>
          <w:rFonts w:ascii="Times New Roman" w:hAnsi="Times New Roman" w:cs="Times New Roman"/>
          <w:sz w:val="24"/>
          <w:szCs w:val="24"/>
          <w:highlight w:val="yellow"/>
        </w:rPr>
      </w:pPr>
      <w:r w:rsidRPr="00C54813">
        <w:rPr>
          <w:rFonts w:ascii="Times New Roman" w:hAnsi="Times New Roman" w:cs="Times New Roman"/>
          <w:color w:val="222222"/>
          <w:sz w:val="24"/>
          <w:szCs w:val="24"/>
          <w:highlight w:val="yellow"/>
        </w:rPr>
        <w:br/>
      </w:r>
      <w:r w:rsidRPr="00C54813">
        <w:rPr>
          <w:rFonts w:ascii="Times New Roman" w:hAnsi="Times New Roman" w:cs="Times New Roman"/>
          <w:color w:val="222222"/>
          <w:sz w:val="24"/>
          <w:szCs w:val="24"/>
          <w:highlight w:val="yellow"/>
        </w:rPr>
        <w:br/>
      </w:r>
      <w:r w:rsidR="003479F8" w:rsidRPr="009945DC">
        <w:rPr>
          <w:rFonts w:ascii="Times New Roman" w:hAnsi="Times New Roman" w:cs="Times New Roman"/>
          <w:b/>
          <w:bCs/>
          <w:color w:val="222222"/>
          <w:sz w:val="24"/>
          <w:szCs w:val="24"/>
          <w:highlight w:val="yellow"/>
          <w:shd w:val="clear" w:color="auto" w:fill="FFFFFF"/>
        </w:rPr>
        <w:t>Comment -2:</w:t>
      </w:r>
      <w:r w:rsidR="003479F8" w:rsidRPr="00C54813">
        <w:rPr>
          <w:rFonts w:ascii="Times New Roman" w:hAnsi="Times New Roman" w:cs="Times New Roman"/>
          <w:color w:val="222222"/>
          <w:sz w:val="24"/>
          <w:szCs w:val="24"/>
          <w:highlight w:val="yellow"/>
          <w:shd w:val="clear" w:color="auto" w:fill="FFFFFF"/>
        </w:rPr>
        <w:t xml:space="preserve"> </w:t>
      </w:r>
      <w:r w:rsidRPr="00C54813">
        <w:rPr>
          <w:rFonts w:ascii="Times New Roman" w:hAnsi="Times New Roman" w:cs="Times New Roman"/>
          <w:color w:val="222222"/>
          <w:sz w:val="24"/>
          <w:szCs w:val="24"/>
          <w:highlight w:val="yellow"/>
          <w:shd w:val="clear" w:color="auto" w:fill="FFFFFF"/>
        </w:rPr>
        <w:t>There is a previous well-respected paper already published on this topic. I believe it should be cited and your authors should describe how their approach differs, or their findings add to previous literature. Public health guide to field developments linking ecosystems, environments and health in the Anthropocene</w:t>
      </w:r>
      <w:r w:rsidR="003479F8" w:rsidRPr="00C54813">
        <w:rPr>
          <w:rFonts w:ascii="Times New Roman" w:hAnsi="Times New Roman" w:cs="Times New Roman"/>
          <w:color w:val="222222"/>
          <w:sz w:val="24"/>
          <w:szCs w:val="24"/>
          <w:highlight w:val="yellow"/>
          <w:shd w:val="clear" w:color="auto" w:fill="FFFFFF"/>
        </w:rPr>
        <w:t xml:space="preserve"> </w:t>
      </w:r>
      <w:hyperlink r:id="rId17" w:tgtFrame="_blank" w:history="1">
        <w:r w:rsidRPr="00C54813">
          <w:rPr>
            <w:rStyle w:val="Hyperlink"/>
            <w:rFonts w:ascii="Times New Roman" w:hAnsi="Times New Roman" w:cs="Times New Roman"/>
            <w:color w:val="1155CC"/>
            <w:sz w:val="24"/>
            <w:szCs w:val="24"/>
            <w:highlight w:val="yellow"/>
            <w:shd w:val="clear" w:color="auto" w:fill="FFFFFF"/>
          </w:rPr>
          <w:t>http://orcid.org/0000-0003-1163-2305Chris</w:t>
        </w:r>
      </w:hyperlink>
      <w:r w:rsidRPr="00C54813">
        <w:rPr>
          <w:rFonts w:ascii="Times New Roman" w:hAnsi="Times New Roman" w:cs="Times New Roman"/>
          <w:color w:val="222222"/>
          <w:sz w:val="24"/>
          <w:szCs w:val="24"/>
          <w:highlight w:val="yellow"/>
          <w:shd w:val="clear" w:color="auto" w:fill="FFFFFF"/>
        </w:rPr>
        <w:t> G Buse1, Jordan Sky Oestreicher2, Neville R Ellis3, Rebecca Patrick4, Ben Brisbois5, Aaron P Jenkins6,7, Kaileah McKellar5, Jonathan Kingsley8, Maya Gislason9, Lindsay Galway10, Ro A McFarlane11, Joanne Walker12, Howard Frumkin13, Margot Parkes1</w:t>
      </w:r>
      <w:r w:rsidR="003479F8" w:rsidRPr="00C54813">
        <w:rPr>
          <w:rFonts w:ascii="Times New Roman" w:hAnsi="Times New Roman" w:cs="Times New Roman"/>
          <w:color w:val="222222"/>
          <w:sz w:val="24"/>
          <w:szCs w:val="24"/>
          <w:highlight w:val="yellow"/>
          <w:shd w:val="clear" w:color="auto" w:fill="FFFFFF"/>
        </w:rPr>
        <w:t xml:space="preserve"> </w:t>
      </w:r>
      <w:r w:rsidRPr="00C54813">
        <w:rPr>
          <w:rFonts w:ascii="Times New Roman" w:hAnsi="Times New Roman" w:cs="Times New Roman"/>
          <w:color w:val="222222"/>
          <w:sz w:val="24"/>
          <w:szCs w:val="24"/>
          <w:highlight w:val="yellow"/>
          <w:shd w:val="clear" w:color="auto" w:fill="FFFFFF"/>
        </w:rPr>
        <w:t>Correspondence to Dr Chris G Buse, School of Health Sciences, University of Northern British Columbia, Prince George, BC V2N 4Z9, Canada; </w:t>
      </w:r>
      <w:hyperlink r:id="rId18" w:tgtFrame="_blank" w:history="1">
        <w:r w:rsidRPr="00C54813">
          <w:rPr>
            <w:rStyle w:val="Hyperlink"/>
            <w:rFonts w:ascii="Times New Roman" w:hAnsi="Times New Roman" w:cs="Times New Roman"/>
            <w:color w:val="1155CC"/>
            <w:sz w:val="24"/>
            <w:szCs w:val="24"/>
            <w:highlight w:val="yellow"/>
            <w:shd w:val="clear" w:color="auto" w:fill="FFFFFF"/>
          </w:rPr>
          <w:t>chris.buse@unbc.ca</w:t>
        </w:r>
      </w:hyperlink>
    </w:p>
    <w:p w14:paraId="31B931F4" w14:textId="175C8EED" w:rsidR="00095AAB" w:rsidRPr="00C54813" w:rsidRDefault="004934A9" w:rsidP="00B612CC">
      <w:pPr>
        <w:spacing w:after="0" w:line="240" w:lineRule="auto"/>
        <w:jc w:val="both"/>
        <w:rPr>
          <w:rFonts w:ascii="Times New Roman" w:hAnsi="Times New Roman" w:cs="Times New Roman"/>
          <w:sz w:val="24"/>
          <w:szCs w:val="24"/>
          <w:highlight w:val="yellow"/>
        </w:rPr>
      </w:pPr>
      <w:r w:rsidRPr="00C54813">
        <w:rPr>
          <w:rFonts w:ascii="Times New Roman" w:hAnsi="Times New Roman" w:cs="Times New Roman"/>
          <w:color w:val="222222"/>
          <w:sz w:val="24"/>
          <w:szCs w:val="24"/>
          <w:highlight w:val="yellow"/>
        </w:rPr>
        <w:br/>
      </w:r>
      <w:r w:rsidRPr="00C54813">
        <w:rPr>
          <w:rFonts w:ascii="Times New Roman" w:hAnsi="Times New Roman" w:cs="Times New Roman"/>
          <w:color w:val="222222"/>
          <w:sz w:val="24"/>
          <w:szCs w:val="24"/>
          <w:highlight w:val="yellow"/>
          <w:shd w:val="clear" w:color="auto" w:fill="FFFFFF"/>
        </w:rPr>
        <w:t>Abstract</w:t>
      </w:r>
      <w:r w:rsidR="003479F8" w:rsidRPr="00C54813">
        <w:rPr>
          <w:rFonts w:ascii="Times New Roman" w:hAnsi="Times New Roman" w:cs="Times New Roman"/>
          <w:color w:val="222222"/>
          <w:sz w:val="24"/>
          <w:szCs w:val="24"/>
          <w:highlight w:val="yellow"/>
          <w:shd w:val="clear" w:color="auto" w:fill="FFFFFF"/>
        </w:rPr>
        <w:t xml:space="preserve">: </w:t>
      </w:r>
      <w:r w:rsidRPr="00C54813">
        <w:rPr>
          <w:rFonts w:ascii="Times New Roman" w:hAnsi="Times New Roman" w:cs="Times New Roman"/>
          <w:color w:val="222222"/>
          <w:sz w:val="24"/>
          <w:szCs w:val="24"/>
          <w:highlight w:val="yellow"/>
          <w:shd w:val="clear" w:color="auto" w:fill="FFFFFF"/>
        </w:rPr>
        <w:t xml:space="preserve">The impacts of global environmental change have precipitated numerous approaches that connect the health of ecosystems, non-human </w:t>
      </w:r>
      <w:proofErr w:type="gramStart"/>
      <w:r w:rsidRPr="00C54813">
        <w:rPr>
          <w:rFonts w:ascii="Times New Roman" w:hAnsi="Times New Roman" w:cs="Times New Roman"/>
          <w:color w:val="222222"/>
          <w:sz w:val="24"/>
          <w:szCs w:val="24"/>
          <w:highlight w:val="yellow"/>
          <w:shd w:val="clear" w:color="auto" w:fill="FFFFFF"/>
        </w:rPr>
        <w:t>organisms</w:t>
      </w:r>
      <w:proofErr w:type="gramEnd"/>
      <w:r w:rsidRPr="00C54813">
        <w:rPr>
          <w:rFonts w:ascii="Times New Roman" w:hAnsi="Times New Roman" w:cs="Times New Roman"/>
          <w:color w:val="222222"/>
          <w:sz w:val="24"/>
          <w:szCs w:val="24"/>
          <w:highlight w:val="yellow"/>
          <w:shd w:val="clear" w:color="auto" w:fill="FFFFFF"/>
        </w:rPr>
        <w:t xml:space="preserve"> and humans. However, the proliferation of approaches can lead to confusion due to overlaps in terminology, </w:t>
      </w:r>
      <w:proofErr w:type="gramStart"/>
      <w:r w:rsidRPr="00C54813">
        <w:rPr>
          <w:rFonts w:ascii="Times New Roman" w:hAnsi="Times New Roman" w:cs="Times New Roman"/>
          <w:color w:val="222222"/>
          <w:sz w:val="24"/>
          <w:szCs w:val="24"/>
          <w:highlight w:val="yellow"/>
          <w:shd w:val="clear" w:color="auto" w:fill="FFFFFF"/>
        </w:rPr>
        <w:t>ideas</w:t>
      </w:r>
      <w:proofErr w:type="gramEnd"/>
      <w:r w:rsidRPr="00C54813">
        <w:rPr>
          <w:rFonts w:ascii="Times New Roman" w:hAnsi="Times New Roman" w:cs="Times New Roman"/>
          <w:color w:val="222222"/>
          <w:sz w:val="24"/>
          <w:szCs w:val="24"/>
          <w:highlight w:val="yellow"/>
          <w:shd w:val="clear" w:color="auto" w:fill="FFFFFF"/>
        </w:rPr>
        <w:t xml:space="preserve"> and foci. Recognising the need for clarity, this paper provides a guide to seven field developments in environmental public health research and practice: occupational and environmental health; political ecology of health; environmental justice; </w:t>
      </w:r>
      <w:proofErr w:type="spellStart"/>
      <w:r w:rsidRPr="00C54813">
        <w:rPr>
          <w:rFonts w:ascii="Times New Roman" w:hAnsi="Times New Roman" w:cs="Times New Roman"/>
          <w:color w:val="222222"/>
          <w:sz w:val="24"/>
          <w:szCs w:val="24"/>
          <w:highlight w:val="yellow"/>
          <w:shd w:val="clear" w:color="auto" w:fill="FFFFFF"/>
        </w:rPr>
        <w:t>ecohealth</w:t>
      </w:r>
      <w:proofErr w:type="spellEnd"/>
      <w:r w:rsidRPr="00C54813">
        <w:rPr>
          <w:rFonts w:ascii="Times New Roman" w:hAnsi="Times New Roman" w:cs="Times New Roman"/>
          <w:color w:val="222222"/>
          <w:sz w:val="24"/>
          <w:szCs w:val="24"/>
          <w:highlight w:val="yellow"/>
          <w:shd w:val="clear" w:color="auto" w:fill="FFFFFF"/>
        </w:rPr>
        <w:t xml:space="preserve">; One Health; ecological public health; and planetary health. Field developments are defined in terms of their uniqueness from one another, are historically situated, and core texts or journals are highlighted. The paper ends by discussing some of the intersecting features across field developments, and considers opportunities created through such convergence. This field guide will be useful for those seeking to build a next generation of integrative research, policy, </w:t>
      </w:r>
      <w:proofErr w:type="gramStart"/>
      <w:r w:rsidRPr="00C54813">
        <w:rPr>
          <w:rFonts w:ascii="Times New Roman" w:hAnsi="Times New Roman" w:cs="Times New Roman"/>
          <w:color w:val="222222"/>
          <w:sz w:val="24"/>
          <w:szCs w:val="24"/>
          <w:highlight w:val="yellow"/>
          <w:shd w:val="clear" w:color="auto" w:fill="FFFFFF"/>
        </w:rPr>
        <w:t>education</w:t>
      </w:r>
      <w:proofErr w:type="gramEnd"/>
      <w:r w:rsidR="007A1765">
        <w:rPr>
          <w:rFonts w:ascii="Times New Roman" w:hAnsi="Times New Roman" w:cs="Times New Roman"/>
          <w:color w:val="222222"/>
          <w:sz w:val="24"/>
          <w:szCs w:val="24"/>
          <w:highlight w:val="yellow"/>
        </w:rPr>
        <w:t xml:space="preserve"> </w:t>
      </w:r>
      <w:r w:rsidRPr="00C54813">
        <w:rPr>
          <w:rFonts w:ascii="Times New Roman" w:hAnsi="Times New Roman" w:cs="Times New Roman"/>
          <w:color w:val="222222"/>
          <w:sz w:val="24"/>
          <w:szCs w:val="24"/>
          <w:highlight w:val="yellow"/>
          <w:shd w:val="clear" w:color="auto" w:fill="FFFFFF"/>
        </w:rPr>
        <w:t>and action that is equipped to respond to current health and sustainability challenges.</w:t>
      </w:r>
      <w:r w:rsidR="007A1765">
        <w:rPr>
          <w:rFonts w:ascii="Times New Roman" w:hAnsi="Times New Roman" w:cs="Times New Roman"/>
          <w:color w:val="222222"/>
          <w:sz w:val="24"/>
          <w:szCs w:val="24"/>
          <w:highlight w:val="yellow"/>
        </w:rPr>
        <w:t xml:space="preserve"> </w:t>
      </w:r>
      <w:hyperlink r:id="rId19" w:history="1">
        <w:r w:rsidR="007A1765" w:rsidRPr="0051307A">
          <w:rPr>
            <w:rStyle w:val="Hyperlink"/>
            <w:rFonts w:ascii="Times New Roman" w:hAnsi="Times New Roman" w:cs="Times New Roman"/>
            <w:sz w:val="24"/>
            <w:szCs w:val="24"/>
            <w:highlight w:val="yellow"/>
            <w:shd w:val="clear" w:color="auto" w:fill="FFFFFF"/>
          </w:rPr>
          <w:t>http://dx.doi.org/10.1136/jech-2017-210082</w:t>
        </w:r>
      </w:hyperlink>
    </w:p>
    <w:p w14:paraId="22359472" w14:textId="77777777" w:rsidR="00095AAB" w:rsidRPr="00C54813" w:rsidRDefault="00095AAB" w:rsidP="00B612CC">
      <w:pPr>
        <w:spacing w:after="0" w:line="240" w:lineRule="auto"/>
        <w:jc w:val="both"/>
        <w:rPr>
          <w:rFonts w:ascii="Times New Roman" w:hAnsi="Times New Roman" w:cs="Times New Roman"/>
          <w:sz w:val="24"/>
          <w:szCs w:val="24"/>
          <w:highlight w:val="yellow"/>
        </w:rPr>
      </w:pPr>
    </w:p>
    <w:p w14:paraId="65542EE1" w14:textId="310B853C" w:rsidR="00095AAB" w:rsidRPr="00095AAB" w:rsidRDefault="00095AAB" w:rsidP="00095AAB">
      <w:pPr>
        <w:spacing w:after="0" w:line="240" w:lineRule="auto"/>
        <w:jc w:val="both"/>
        <w:rPr>
          <w:rFonts w:ascii="Times New Roman" w:hAnsi="Times New Roman" w:cs="Times New Roman"/>
          <w:color w:val="222222"/>
          <w:sz w:val="24"/>
          <w:szCs w:val="24"/>
          <w:shd w:val="clear" w:color="auto" w:fill="FFFFFF"/>
        </w:rPr>
      </w:pPr>
      <w:r w:rsidRPr="00C54813">
        <w:rPr>
          <w:rFonts w:ascii="Times New Roman" w:hAnsi="Times New Roman" w:cs="Times New Roman"/>
          <w:b/>
          <w:bCs/>
          <w:sz w:val="24"/>
          <w:szCs w:val="24"/>
        </w:rPr>
        <w:t xml:space="preserve">Answer: </w:t>
      </w:r>
      <w:r w:rsidR="00375A25" w:rsidRPr="00375A25">
        <w:rPr>
          <w:rFonts w:ascii="Times New Roman" w:hAnsi="Times New Roman" w:cs="Times New Roman"/>
          <w:color w:val="000033"/>
          <w:sz w:val="24"/>
          <w:szCs w:val="24"/>
        </w:rPr>
        <w:t xml:space="preserve">Thank you for bringing to our attention an important related work (Buse, C. G., Oestreicher, J. S., Ellis, N. R., Patrick, R., Brisbois, B., Jenkins, A. P., ... &amp; Parkes, M. (2018). Public health guide to field developments linking ecosystems, </w:t>
      </w:r>
      <w:proofErr w:type="gramStart"/>
      <w:r w:rsidR="00375A25" w:rsidRPr="00375A25">
        <w:rPr>
          <w:rFonts w:ascii="Times New Roman" w:hAnsi="Times New Roman" w:cs="Times New Roman"/>
          <w:color w:val="000033"/>
          <w:sz w:val="24"/>
          <w:szCs w:val="24"/>
        </w:rPr>
        <w:t>environments</w:t>
      </w:r>
      <w:proofErr w:type="gramEnd"/>
      <w:r w:rsidR="00375A25" w:rsidRPr="00375A25">
        <w:rPr>
          <w:rFonts w:ascii="Times New Roman" w:hAnsi="Times New Roman" w:cs="Times New Roman"/>
          <w:color w:val="000033"/>
          <w:sz w:val="24"/>
          <w:szCs w:val="24"/>
        </w:rPr>
        <w:t xml:space="preserve"> and health in the Anthropocene. J Epidemiol Community Health, 72(5), 420-425). We've cited this paper in the </w:t>
      </w:r>
      <w:r w:rsidR="00375A25" w:rsidRPr="00375A25">
        <w:rPr>
          <w:rFonts w:ascii="Times New Roman" w:hAnsi="Times New Roman" w:cs="Times New Roman"/>
          <w:color w:val="000033"/>
          <w:sz w:val="24"/>
          <w:szCs w:val="24"/>
        </w:rPr>
        <w:lastRenderedPageBreak/>
        <w:t xml:space="preserve">revised version of our manuscript to compare how our paper is similar and different from it. Please </w:t>
      </w:r>
      <w:proofErr w:type="gramStart"/>
      <w:r w:rsidR="00375A25" w:rsidRPr="00375A25">
        <w:rPr>
          <w:rFonts w:ascii="Times New Roman" w:hAnsi="Times New Roman" w:cs="Times New Roman"/>
          <w:color w:val="000033"/>
          <w:sz w:val="24"/>
          <w:szCs w:val="24"/>
        </w:rPr>
        <w:t>take a look</w:t>
      </w:r>
      <w:proofErr w:type="gramEnd"/>
      <w:r w:rsidR="00375A25" w:rsidRPr="00375A25">
        <w:rPr>
          <w:rFonts w:ascii="Times New Roman" w:hAnsi="Times New Roman" w:cs="Times New Roman"/>
          <w:color w:val="000033"/>
          <w:sz w:val="24"/>
          <w:szCs w:val="24"/>
        </w:rPr>
        <w:t xml:space="preserve"> at the lines</w:t>
      </w:r>
      <w:commentRangeStart w:id="30"/>
      <w:r w:rsidR="00375A25" w:rsidRPr="00375A25">
        <w:rPr>
          <w:rFonts w:ascii="Times New Roman" w:hAnsi="Times New Roman" w:cs="Times New Roman"/>
          <w:color w:val="000033"/>
          <w:sz w:val="24"/>
          <w:szCs w:val="24"/>
        </w:rPr>
        <w:t xml:space="preserve">... </w:t>
      </w:r>
      <w:commentRangeEnd w:id="30"/>
      <w:r w:rsidR="0070469B">
        <w:rPr>
          <w:rStyle w:val="CommentReference"/>
        </w:rPr>
        <w:commentReference w:id="30"/>
      </w:r>
      <w:r w:rsidR="00375A25" w:rsidRPr="00375A25">
        <w:rPr>
          <w:rFonts w:ascii="Times New Roman" w:hAnsi="Times New Roman" w:cs="Times New Roman"/>
          <w:color w:val="000033"/>
          <w:sz w:val="24"/>
          <w:szCs w:val="24"/>
        </w:rPr>
        <w:t>in the revised manuscript.</w:t>
      </w:r>
    </w:p>
    <w:p w14:paraId="257BAE4F" w14:textId="22031202" w:rsidR="00095AAB" w:rsidRPr="00C54813" w:rsidRDefault="004934A9" w:rsidP="00B612C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095AAB" w:rsidRPr="009945DC">
        <w:rPr>
          <w:rFonts w:ascii="Times New Roman" w:hAnsi="Times New Roman" w:cs="Times New Roman"/>
          <w:b/>
          <w:bCs/>
          <w:color w:val="222222"/>
          <w:sz w:val="24"/>
          <w:szCs w:val="24"/>
          <w:highlight w:val="yellow"/>
          <w:shd w:val="clear" w:color="auto" w:fill="FFFFFF"/>
        </w:rPr>
        <w:t>Comment -3:</w:t>
      </w:r>
      <w:r w:rsidR="00095AAB" w:rsidRPr="00C54813">
        <w:rPr>
          <w:rFonts w:ascii="Times New Roman" w:hAnsi="Times New Roman" w:cs="Times New Roman"/>
          <w:color w:val="222222"/>
          <w:sz w:val="24"/>
          <w:szCs w:val="24"/>
          <w:highlight w:val="yellow"/>
          <w:shd w:val="clear" w:color="auto" w:fill="FFFFFF"/>
        </w:rPr>
        <w:t xml:space="preserve"> </w:t>
      </w:r>
      <w:r w:rsidRPr="00C54813">
        <w:rPr>
          <w:rFonts w:ascii="Times New Roman" w:hAnsi="Times New Roman" w:cs="Times New Roman"/>
          <w:color w:val="222222"/>
          <w:sz w:val="24"/>
          <w:szCs w:val="24"/>
          <w:highlight w:val="yellow"/>
          <w:shd w:val="clear" w:color="auto" w:fill="FFFFFF"/>
        </w:rPr>
        <w:t>Please review the paper for redundancies. The discussion and conclusion sections are very repetitive.</w:t>
      </w:r>
    </w:p>
    <w:p w14:paraId="2A94C749" w14:textId="77777777" w:rsidR="00095AAB" w:rsidRPr="00C54813" w:rsidRDefault="00095AAB" w:rsidP="00B612CC">
      <w:pPr>
        <w:spacing w:after="0" w:line="240" w:lineRule="auto"/>
        <w:jc w:val="both"/>
        <w:rPr>
          <w:rFonts w:ascii="Times New Roman" w:hAnsi="Times New Roman" w:cs="Times New Roman"/>
          <w:color w:val="222222"/>
          <w:sz w:val="24"/>
          <w:szCs w:val="24"/>
          <w:highlight w:val="yellow"/>
          <w:shd w:val="clear" w:color="auto" w:fill="FFFFFF"/>
        </w:rPr>
      </w:pPr>
    </w:p>
    <w:p w14:paraId="09E17E0F" w14:textId="566E235C" w:rsidR="00C54813" w:rsidRPr="009F1E7D" w:rsidRDefault="00C54813" w:rsidP="00C54813">
      <w:pPr>
        <w:spacing w:after="0" w:line="240" w:lineRule="auto"/>
        <w:jc w:val="both"/>
        <w:rPr>
          <w:rFonts w:ascii="Times New Roman" w:hAnsi="Times New Roman" w:cs="Times New Roman"/>
          <w:color w:val="000033"/>
          <w:sz w:val="24"/>
          <w:szCs w:val="24"/>
        </w:rPr>
      </w:pPr>
      <w:r w:rsidRPr="00C54813">
        <w:rPr>
          <w:rFonts w:ascii="Times New Roman" w:hAnsi="Times New Roman" w:cs="Times New Roman"/>
          <w:b/>
          <w:bCs/>
          <w:sz w:val="24"/>
          <w:szCs w:val="24"/>
        </w:rPr>
        <w:t xml:space="preserve">Answer: </w:t>
      </w:r>
      <w:r w:rsidR="009F1E7D" w:rsidRPr="009F1E7D">
        <w:rPr>
          <w:rFonts w:ascii="Times New Roman" w:hAnsi="Times New Roman" w:cs="Times New Roman"/>
          <w:color w:val="000033"/>
          <w:sz w:val="24"/>
          <w:szCs w:val="24"/>
        </w:rPr>
        <w:t>Thanks a lot for your helpful feedback. We</w:t>
      </w:r>
      <w:r w:rsidR="009F1E7D">
        <w:rPr>
          <w:rFonts w:ascii="Times New Roman" w:hAnsi="Times New Roman" w:cs="Times New Roman"/>
          <w:color w:val="000033"/>
          <w:sz w:val="24"/>
          <w:szCs w:val="24"/>
        </w:rPr>
        <w:t xml:space="preserve"> have </w:t>
      </w:r>
      <w:r w:rsidR="009F1E7D" w:rsidRPr="009F1E7D">
        <w:rPr>
          <w:rFonts w:ascii="Times New Roman" w:hAnsi="Times New Roman" w:cs="Times New Roman"/>
          <w:color w:val="000033"/>
          <w:sz w:val="24"/>
          <w:szCs w:val="24"/>
        </w:rPr>
        <w:t xml:space="preserve">fixed the problem and </w:t>
      </w:r>
      <w:r w:rsidR="009F1E7D">
        <w:rPr>
          <w:rFonts w:ascii="Times New Roman" w:hAnsi="Times New Roman" w:cs="Times New Roman"/>
          <w:color w:val="000033"/>
          <w:sz w:val="24"/>
          <w:szCs w:val="24"/>
        </w:rPr>
        <w:t>significantly changed</w:t>
      </w:r>
      <w:r w:rsidR="009F1E7D" w:rsidRPr="009F1E7D">
        <w:rPr>
          <w:rFonts w:ascii="Times New Roman" w:hAnsi="Times New Roman" w:cs="Times New Roman"/>
          <w:color w:val="000033"/>
          <w:sz w:val="24"/>
          <w:szCs w:val="24"/>
        </w:rPr>
        <w:t xml:space="preserve"> the discussion and conclusion parts. Please </w:t>
      </w:r>
      <w:proofErr w:type="gramStart"/>
      <w:r w:rsidR="009F1E7D" w:rsidRPr="009F1E7D">
        <w:rPr>
          <w:rFonts w:ascii="Times New Roman" w:hAnsi="Times New Roman" w:cs="Times New Roman"/>
          <w:color w:val="000033"/>
          <w:sz w:val="24"/>
          <w:szCs w:val="24"/>
        </w:rPr>
        <w:t>take a look</w:t>
      </w:r>
      <w:proofErr w:type="gramEnd"/>
      <w:r w:rsidR="009F1E7D" w:rsidRPr="009F1E7D">
        <w:rPr>
          <w:rFonts w:ascii="Times New Roman" w:hAnsi="Times New Roman" w:cs="Times New Roman"/>
          <w:color w:val="000033"/>
          <w:sz w:val="24"/>
          <w:szCs w:val="24"/>
        </w:rPr>
        <w:t xml:space="preserve"> at the </w:t>
      </w:r>
      <w:r w:rsidR="009F1E7D">
        <w:rPr>
          <w:rFonts w:ascii="Times New Roman" w:hAnsi="Times New Roman" w:cs="Times New Roman"/>
          <w:color w:val="000033"/>
          <w:sz w:val="24"/>
          <w:szCs w:val="24"/>
        </w:rPr>
        <w:t>revised manuscript.</w:t>
      </w:r>
    </w:p>
    <w:p w14:paraId="71093920" w14:textId="77777777" w:rsidR="00C54813" w:rsidRPr="00C54813" w:rsidRDefault="00C54813" w:rsidP="00B612CC">
      <w:pPr>
        <w:spacing w:after="0" w:line="240" w:lineRule="auto"/>
        <w:jc w:val="both"/>
        <w:rPr>
          <w:rFonts w:ascii="Times New Roman" w:hAnsi="Times New Roman" w:cs="Times New Roman"/>
          <w:color w:val="222222"/>
          <w:sz w:val="24"/>
          <w:szCs w:val="24"/>
          <w:highlight w:val="yellow"/>
          <w:shd w:val="clear" w:color="auto" w:fill="FFFFFF"/>
        </w:rPr>
      </w:pPr>
    </w:p>
    <w:p w14:paraId="5AB75B0A" w14:textId="5ECF2727" w:rsidR="00095AAB" w:rsidRPr="00C54813" w:rsidRDefault="004934A9" w:rsidP="00B612C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095AAB" w:rsidRPr="00A91C53">
        <w:rPr>
          <w:rFonts w:ascii="Times New Roman" w:hAnsi="Times New Roman" w:cs="Times New Roman"/>
          <w:b/>
          <w:bCs/>
          <w:color w:val="222222"/>
          <w:sz w:val="24"/>
          <w:szCs w:val="24"/>
          <w:highlight w:val="yellow"/>
          <w:shd w:val="clear" w:color="auto" w:fill="FFFFFF"/>
        </w:rPr>
        <w:t>Comment -4:</w:t>
      </w:r>
      <w:r w:rsidR="00095AAB" w:rsidRPr="00C54813">
        <w:rPr>
          <w:rFonts w:ascii="Times New Roman" w:hAnsi="Times New Roman" w:cs="Times New Roman"/>
          <w:color w:val="222222"/>
          <w:sz w:val="24"/>
          <w:szCs w:val="24"/>
          <w:highlight w:val="yellow"/>
          <w:shd w:val="clear" w:color="auto" w:fill="FFFFFF"/>
        </w:rPr>
        <w:t xml:space="preserve"> </w:t>
      </w:r>
      <w:r w:rsidRPr="00C54813">
        <w:rPr>
          <w:rFonts w:ascii="Times New Roman" w:hAnsi="Times New Roman" w:cs="Times New Roman"/>
          <w:color w:val="222222"/>
          <w:sz w:val="24"/>
          <w:szCs w:val="24"/>
          <w:highlight w:val="yellow"/>
          <w:shd w:val="clear" w:color="auto" w:fill="FFFFFF"/>
        </w:rPr>
        <w:t xml:space="preserve">Planetary Health, may be the newest science, but it is an old concept. It is important to acknowledge Planetary Health centering Indigenous Knowledge and wisdom traditions. The definition of Planetary Health has also evolved. The authors cite a definition from 1978 (p. 5). The accepted definition can be found on the Planetary Health Alliance </w:t>
      </w:r>
      <w:proofErr w:type="gramStart"/>
      <w:r w:rsidRPr="00C54813">
        <w:rPr>
          <w:rFonts w:ascii="Times New Roman" w:hAnsi="Times New Roman" w:cs="Times New Roman"/>
          <w:color w:val="222222"/>
          <w:sz w:val="24"/>
          <w:szCs w:val="24"/>
          <w:highlight w:val="yellow"/>
          <w:shd w:val="clear" w:color="auto" w:fill="FFFFFF"/>
        </w:rPr>
        <w:t>website</w:t>
      </w:r>
      <w:proofErr w:type="gramEnd"/>
      <w:r w:rsidRPr="00C54813">
        <w:rPr>
          <w:rFonts w:ascii="Times New Roman" w:hAnsi="Times New Roman" w:cs="Times New Roman"/>
          <w:color w:val="222222"/>
          <w:sz w:val="24"/>
          <w:szCs w:val="24"/>
          <w:highlight w:val="yellow"/>
          <w:shd w:val="clear" w:color="auto" w:fill="FFFFFF"/>
        </w:rPr>
        <w:t xml:space="preserve"> and it is far less anthropocentric.</w:t>
      </w:r>
    </w:p>
    <w:p w14:paraId="3124825B" w14:textId="3FB4BA62" w:rsidR="00A91C53" w:rsidRPr="00C65FCC" w:rsidRDefault="004934A9" w:rsidP="00C54813">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color w:val="222222"/>
          <w:sz w:val="24"/>
          <w:szCs w:val="24"/>
          <w:highlight w:val="yellow"/>
        </w:rPr>
        <w:br/>
      </w:r>
      <w:r w:rsidR="00C54813" w:rsidRPr="00C54813">
        <w:rPr>
          <w:rFonts w:ascii="Times New Roman" w:hAnsi="Times New Roman" w:cs="Times New Roman"/>
          <w:b/>
          <w:bCs/>
          <w:sz w:val="24"/>
          <w:szCs w:val="24"/>
        </w:rPr>
        <w:t xml:space="preserve">Answer: </w:t>
      </w:r>
      <w:r w:rsidR="00C65FCC" w:rsidRPr="00C65FCC">
        <w:rPr>
          <w:rFonts w:ascii="Times New Roman" w:hAnsi="Times New Roman" w:cs="Times New Roman"/>
          <w:color w:val="000033"/>
          <w:sz w:val="24"/>
          <w:szCs w:val="24"/>
        </w:rPr>
        <w:t xml:space="preserve">Thank you for your comments. We acknowledge that planetary health has deep historical roots, particularly in Indigenous knowledge and wisdom traditions. In our revised manuscript, we've incorporated this idea. Please check </w:t>
      </w:r>
      <w:ins w:id="31" w:author="Mohammadali Tofighi" w:date="2023-10-30T18:29:00Z">
        <w:r w:rsidR="0070469B">
          <w:rPr>
            <w:rFonts w:ascii="Times New Roman" w:hAnsi="Times New Roman" w:cs="Times New Roman"/>
            <w:color w:val="000033"/>
            <w:sz w:val="24"/>
            <w:szCs w:val="24"/>
          </w:rPr>
          <w:t xml:space="preserve">the </w:t>
        </w:r>
      </w:ins>
      <w:commentRangeStart w:id="32"/>
      <w:r w:rsidR="00C65FCC" w:rsidRPr="00C65FCC">
        <w:rPr>
          <w:rFonts w:ascii="Times New Roman" w:hAnsi="Times New Roman" w:cs="Times New Roman"/>
          <w:color w:val="000033"/>
          <w:sz w:val="24"/>
          <w:szCs w:val="24"/>
        </w:rPr>
        <w:t>lines</w:t>
      </w:r>
      <w:del w:id="33" w:author="Mohammadali Tofighi" w:date="2023-10-30T18:29:00Z">
        <w:r w:rsidR="00C65FCC" w:rsidRPr="00C65FCC" w:rsidDel="0070469B">
          <w:rPr>
            <w:rFonts w:ascii="Times New Roman" w:hAnsi="Times New Roman" w:cs="Times New Roman"/>
            <w:color w:val="000033"/>
            <w:sz w:val="24"/>
            <w:szCs w:val="24"/>
          </w:rPr>
          <w:delText>..</w:delText>
        </w:r>
      </w:del>
      <w:ins w:id="34" w:author="Mohammadali Tofighi" w:date="2023-10-30T18:29:00Z">
        <w:r w:rsidR="0070469B">
          <w:rPr>
            <w:rFonts w:ascii="Times New Roman" w:hAnsi="Times New Roman" w:cs="Times New Roman"/>
            <w:color w:val="000033"/>
            <w:sz w:val="24"/>
            <w:szCs w:val="24"/>
          </w:rPr>
          <w:t>…</w:t>
        </w:r>
      </w:ins>
      <w:commentRangeEnd w:id="32"/>
      <w:ins w:id="35" w:author="Mohammadali Tofighi" w:date="2023-10-30T18:30:00Z">
        <w:r w:rsidR="0070469B">
          <w:rPr>
            <w:rStyle w:val="CommentReference"/>
          </w:rPr>
          <w:commentReference w:id="32"/>
        </w:r>
      </w:ins>
      <w:r w:rsidR="00C65FCC" w:rsidRPr="00C65FCC">
        <w:rPr>
          <w:rFonts w:ascii="Times New Roman" w:hAnsi="Times New Roman" w:cs="Times New Roman"/>
          <w:color w:val="000033"/>
          <w:sz w:val="24"/>
          <w:szCs w:val="24"/>
        </w:rPr>
        <w:t xml:space="preserve"> of the revised manuscript. Our manuscript’s definition of planetary health is sourced from a specific article, '</w:t>
      </w:r>
      <w:proofErr w:type="spellStart"/>
      <w:r w:rsidR="00C65FCC" w:rsidRPr="00C65FCC">
        <w:rPr>
          <w:rFonts w:ascii="Times New Roman" w:hAnsi="Times New Roman" w:cs="Times New Roman"/>
          <w:color w:val="000033"/>
          <w:sz w:val="24"/>
          <w:szCs w:val="24"/>
        </w:rPr>
        <w:t>Whitmee</w:t>
      </w:r>
      <w:proofErr w:type="spellEnd"/>
      <w:r w:rsidR="00C65FCC" w:rsidRPr="00C65FCC">
        <w:rPr>
          <w:rFonts w:ascii="Times New Roman" w:hAnsi="Times New Roman" w:cs="Times New Roman"/>
          <w:color w:val="000033"/>
          <w:sz w:val="24"/>
          <w:szCs w:val="24"/>
        </w:rPr>
        <w:t xml:space="preserve"> et al. (2015), The Lancet, page 1978.' We've made this clear in our manuscript.</w:t>
      </w:r>
    </w:p>
    <w:p w14:paraId="47998C55" w14:textId="77777777" w:rsidR="00C65FCC" w:rsidRPr="00C54813" w:rsidRDefault="00C65FCC" w:rsidP="00C54813">
      <w:pPr>
        <w:spacing w:after="0" w:line="240" w:lineRule="auto"/>
        <w:jc w:val="both"/>
        <w:rPr>
          <w:rFonts w:ascii="Times New Roman" w:hAnsi="Times New Roman" w:cs="Times New Roman"/>
          <w:b/>
          <w:bCs/>
          <w:sz w:val="24"/>
          <w:szCs w:val="24"/>
        </w:rPr>
      </w:pPr>
    </w:p>
    <w:p w14:paraId="10AD593B" w14:textId="7DB41ABC" w:rsidR="00095AAB" w:rsidRPr="00C54813" w:rsidRDefault="00095AAB" w:rsidP="00B612CC">
      <w:pPr>
        <w:spacing w:after="0" w:line="240" w:lineRule="auto"/>
        <w:jc w:val="both"/>
        <w:rPr>
          <w:rFonts w:ascii="Times New Roman" w:hAnsi="Times New Roman" w:cs="Times New Roman"/>
          <w:color w:val="222222"/>
          <w:sz w:val="24"/>
          <w:szCs w:val="24"/>
          <w:highlight w:val="yellow"/>
          <w:shd w:val="clear" w:color="auto" w:fill="FFFFFF"/>
        </w:rPr>
      </w:pPr>
      <w:r w:rsidRPr="00A91C53">
        <w:rPr>
          <w:rFonts w:ascii="Times New Roman" w:hAnsi="Times New Roman" w:cs="Times New Roman"/>
          <w:b/>
          <w:bCs/>
          <w:color w:val="222222"/>
          <w:sz w:val="24"/>
          <w:szCs w:val="24"/>
          <w:highlight w:val="yellow"/>
          <w:shd w:val="clear" w:color="auto" w:fill="FFFFFF"/>
        </w:rPr>
        <w:t>Comment</w:t>
      </w:r>
      <w:r w:rsidR="00C54813" w:rsidRPr="00A91C53">
        <w:rPr>
          <w:rFonts w:ascii="Times New Roman" w:hAnsi="Times New Roman" w:cs="Times New Roman"/>
          <w:b/>
          <w:bCs/>
          <w:color w:val="222222"/>
          <w:sz w:val="24"/>
          <w:szCs w:val="24"/>
          <w:highlight w:val="yellow"/>
          <w:shd w:val="clear" w:color="auto" w:fill="FFFFFF"/>
        </w:rPr>
        <w:t xml:space="preserve"> </w:t>
      </w:r>
      <w:r w:rsidRPr="00A91C53">
        <w:rPr>
          <w:rFonts w:ascii="Times New Roman" w:hAnsi="Times New Roman" w:cs="Times New Roman"/>
          <w:b/>
          <w:bCs/>
          <w:color w:val="222222"/>
          <w:sz w:val="24"/>
          <w:szCs w:val="24"/>
          <w:highlight w:val="yellow"/>
          <w:shd w:val="clear" w:color="auto" w:fill="FFFFFF"/>
        </w:rPr>
        <w:t>5:</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It would be beneficial to have a limitations section. In this section, the authors could address issues in publishing such as access fees and publication fees that might explain the lower numbers of global</w:t>
      </w:r>
      <w:r w:rsidR="00D235F7">
        <w:rPr>
          <w:rFonts w:ascii="Times New Roman" w:hAnsi="Times New Roman" w:cs="Times New Roman"/>
          <w:color w:val="222222"/>
          <w:sz w:val="24"/>
          <w:szCs w:val="24"/>
          <w:highlight w:val="yellow"/>
        </w:rPr>
        <w:t xml:space="preserve"> </w:t>
      </w:r>
      <w:r w:rsidR="004934A9" w:rsidRPr="00C54813">
        <w:rPr>
          <w:rFonts w:ascii="Times New Roman" w:hAnsi="Times New Roman" w:cs="Times New Roman"/>
          <w:color w:val="222222"/>
          <w:sz w:val="24"/>
          <w:szCs w:val="24"/>
          <w:highlight w:val="yellow"/>
          <w:shd w:val="clear" w:color="auto" w:fill="FFFFFF"/>
        </w:rPr>
        <w:t>South papers in the Planetary Health literature. This is not as big of an issue in One Health where</w:t>
      </w:r>
      <w:r w:rsidR="00D235F7">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a global North investigator who may have funding through grants partners with global South authors.</w:t>
      </w:r>
    </w:p>
    <w:p w14:paraId="00759D0D" w14:textId="3097BA8D" w:rsidR="00C54813" w:rsidRDefault="004934A9" w:rsidP="00B612CC">
      <w:pPr>
        <w:spacing w:after="0" w:line="240" w:lineRule="auto"/>
        <w:jc w:val="both"/>
        <w:rPr>
          <w:rFonts w:ascii="-apple-system" w:hAnsi="-apple-system"/>
          <w:color w:val="374151"/>
          <w:shd w:val="clear" w:color="auto" w:fill="F7F7F8"/>
        </w:rPr>
      </w:pPr>
      <w:r w:rsidRPr="00C54813">
        <w:rPr>
          <w:rFonts w:ascii="Times New Roman" w:hAnsi="Times New Roman" w:cs="Times New Roman"/>
          <w:color w:val="222222"/>
          <w:sz w:val="24"/>
          <w:szCs w:val="24"/>
          <w:highlight w:val="yellow"/>
        </w:rPr>
        <w:br/>
      </w:r>
      <w:r w:rsidR="00C54813" w:rsidRPr="00C54813">
        <w:rPr>
          <w:rFonts w:ascii="Times New Roman" w:hAnsi="Times New Roman" w:cs="Times New Roman"/>
          <w:b/>
          <w:bCs/>
          <w:sz w:val="24"/>
          <w:szCs w:val="24"/>
        </w:rPr>
        <w:t xml:space="preserve">Answer: </w:t>
      </w:r>
      <w:r w:rsidR="00C65FCC" w:rsidRPr="00C65FCC">
        <w:rPr>
          <w:rFonts w:ascii="Times New Roman" w:hAnsi="Times New Roman" w:cs="Times New Roman"/>
          <w:color w:val="000033"/>
          <w:sz w:val="24"/>
          <w:szCs w:val="24"/>
        </w:rPr>
        <w:t>Thank you for your suggestion. We</w:t>
      </w:r>
      <w:r w:rsidR="00C65FCC">
        <w:rPr>
          <w:rFonts w:ascii="Times New Roman" w:hAnsi="Times New Roman" w:cs="Times New Roman"/>
          <w:color w:val="000033"/>
          <w:sz w:val="24"/>
          <w:szCs w:val="24"/>
        </w:rPr>
        <w:t xml:space="preserve"> have</w:t>
      </w:r>
      <w:r w:rsidR="00C65FCC" w:rsidRPr="00C65FCC">
        <w:rPr>
          <w:rFonts w:ascii="Times New Roman" w:hAnsi="Times New Roman" w:cs="Times New Roman"/>
          <w:color w:val="000033"/>
          <w:sz w:val="24"/>
          <w:szCs w:val="24"/>
        </w:rPr>
        <w:t xml:space="preserve"> added a few sentences about it in our discussion. Please review the revised manuscript at the specified </w:t>
      </w:r>
      <w:commentRangeStart w:id="36"/>
      <w:r w:rsidR="00C65FCC" w:rsidRPr="00C65FCC">
        <w:rPr>
          <w:rFonts w:ascii="Times New Roman" w:hAnsi="Times New Roman" w:cs="Times New Roman"/>
          <w:color w:val="000033"/>
          <w:sz w:val="24"/>
          <w:szCs w:val="24"/>
        </w:rPr>
        <w:t>line</w:t>
      </w:r>
      <w:commentRangeEnd w:id="36"/>
      <w:r w:rsidR="00AB4D1C">
        <w:rPr>
          <w:rStyle w:val="CommentReference"/>
        </w:rPr>
        <w:commentReference w:id="36"/>
      </w:r>
      <w:r w:rsidR="00C65FCC" w:rsidRPr="00C65FCC">
        <w:rPr>
          <w:rFonts w:ascii="Times New Roman" w:hAnsi="Times New Roman" w:cs="Times New Roman"/>
          <w:color w:val="000033"/>
          <w:sz w:val="24"/>
          <w:szCs w:val="24"/>
        </w:rPr>
        <w:t>.</w:t>
      </w:r>
    </w:p>
    <w:p w14:paraId="27CEA012" w14:textId="77777777" w:rsidR="00C65FCC" w:rsidRPr="00C54813" w:rsidRDefault="00C65FCC" w:rsidP="00B612CC">
      <w:pPr>
        <w:spacing w:after="0" w:line="240" w:lineRule="auto"/>
        <w:jc w:val="both"/>
        <w:rPr>
          <w:rFonts w:ascii="Times New Roman" w:hAnsi="Times New Roman" w:cs="Times New Roman"/>
          <w:color w:val="222222"/>
          <w:sz w:val="24"/>
          <w:szCs w:val="24"/>
          <w:highlight w:val="yellow"/>
          <w:shd w:val="clear" w:color="auto" w:fill="FFFFFF"/>
        </w:rPr>
      </w:pPr>
    </w:p>
    <w:p w14:paraId="20B023E7" w14:textId="72188278" w:rsidR="00095AAB" w:rsidRPr="00C54813" w:rsidRDefault="00C54813" w:rsidP="00B612CC">
      <w:pPr>
        <w:spacing w:after="0" w:line="240" w:lineRule="auto"/>
        <w:jc w:val="both"/>
        <w:rPr>
          <w:rFonts w:ascii="Times New Roman" w:hAnsi="Times New Roman" w:cs="Times New Roman"/>
          <w:color w:val="222222"/>
          <w:sz w:val="24"/>
          <w:szCs w:val="24"/>
          <w:highlight w:val="yellow"/>
          <w:shd w:val="clear" w:color="auto" w:fill="FFFFFF"/>
        </w:rPr>
      </w:pPr>
      <w:r w:rsidRPr="00A91C53">
        <w:rPr>
          <w:rFonts w:ascii="Times New Roman" w:hAnsi="Times New Roman" w:cs="Times New Roman"/>
          <w:b/>
          <w:bCs/>
          <w:color w:val="222222"/>
          <w:sz w:val="24"/>
          <w:szCs w:val="24"/>
          <w:highlight w:val="yellow"/>
          <w:shd w:val="clear" w:color="auto" w:fill="FFFFFF"/>
        </w:rPr>
        <w:t>Comment - 6:</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 xml:space="preserve">Levels of advocacy and implementation are not just reflected in published articles. Movements may be more </w:t>
      </w:r>
      <w:r w:rsidR="00C65FCC">
        <w:rPr>
          <w:rFonts w:ascii="Times New Roman" w:hAnsi="Times New Roman" w:cs="Times New Roman"/>
          <w:color w:val="222222"/>
          <w:sz w:val="24"/>
          <w:szCs w:val="24"/>
          <w:highlight w:val="yellow"/>
          <w:shd w:val="clear" w:color="auto" w:fill="FFFFFF"/>
        </w:rPr>
        <w:t>evident</w:t>
      </w:r>
      <w:r w:rsidR="004934A9" w:rsidRPr="00C54813">
        <w:rPr>
          <w:rFonts w:ascii="Times New Roman" w:hAnsi="Times New Roman" w:cs="Times New Roman"/>
          <w:color w:val="222222"/>
          <w:sz w:val="24"/>
          <w:szCs w:val="24"/>
          <w:highlight w:val="yellow"/>
          <w:shd w:val="clear" w:color="auto" w:fill="FFFFFF"/>
        </w:rPr>
        <w:t xml:space="preserve"> in organizational membership and</w:t>
      </w:r>
      <w:r w:rsidR="00C65FCC">
        <w:rPr>
          <w:rFonts w:ascii="Times New Roman" w:hAnsi="Times New Roman" w:cs="Times New Roman"/>
          <w:color w:val="222222"/>
          <w:sz w:val="24"/>
          <w:szCs w:val="24"/>
          <w:highlight w:val="yellow"/>
        </w:rPr>
        <w:t xml:space="preserve"> </w:t>
      </w:r>
      <w:r w:rsidR="004934A9" w:rsidRPr="00C54813">
        <w:rPr>
          <w:rFonts w:ascii="Times New Roman" w:hAnsi="Times New Roman" w:cs="Times New Roman"/>
          <w:color w:val="222222"/>
          <w:sz w:val="24"/>
          <w:szCs w:val="24"/>
          <w:highlight w:val="yellow"/>
          <w:shd w:val="clear" w:color="auto" w:fill="FFFFFF"/>
        </w:rPr>
        <w:t xml:space="preserve">robust website participation. For example, Planetary Health has regional hubs and </w:t>
      </w:r>
      <w:r w:rsidR="00C65FCC">
        <w:rPr>
          <w:rFonts w:ascii="Times New Roman" w:hAnsi="Times New Roman" w:cs="Times New Roman"/>
          <w:color w:val="222222"/>
          <w:sz w:val="24"/>
          <w:szCs w:val="24"/>
          <w:highlight w:val="yellow"/>
          <w:shd w:val="clear" w:color="auto" w:fill="FFFFFF"/>
        </w:rPr>
        <w:t>next-generation</w:t>
      </w:r>
      <w:r w:rsidR="004934A9" w:rsidRPr="00C54813">
        <w:rPr>
          <w:rFonts w:ascii="Times New Roman" w:hAnsi="Times New Roman" w:cs="Times New Roman"/>
          <w:color w:val="222222"/>
          <w:sz w:val="24"/>
          <w:szCs w:val="24"/>
          <w:highlight w:val="yellow"/>
          <w:shd w:val="clear" w:color="auto" w:fill="FFFFFF"/>
        </w:rPr>
        <w:t xml:space="preserve"> campus ambassadors all over the world. These robust advocacy and implementation examples</w:t>
      </w:r>
      <w:r w:rsidR="00C65FCC">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 xml:space="preserve">do not </w:t>
      </w:r>
      <w:r w:rsidR="00C65FCC">
        <w:rPr>
          <w:rFonts w:ascii="Times New Roman" w:hAnsi="Times New Roman" w:cs="Times New Roman"/>
          <w:color w:val="222222"/>
          <w:sz w:val="24"/>
          <w:szCs w:val="24"/>
          <w:highlight w:val="yellow"/>
          <w:shd w:val="clear" w:color="auto" w:fill="FFFFFF"/>
        </w:rPr>
        <w:t>appear</w:t>
      </w:r>
      <w:r w:rsidR="004934A9" w:rsidRPr="00C54813">
        <w:rPr>
          <w:rFonts w:ascii="Times New Roman" w:hAnsi="Times New Roman" w:cs="Times New Roman"/>
          <w:color w:val="222222"/>
          <w:sz w:val="24"/>
          <w:szCs w:val="24"/>
          <w:highlight w:val="yellow"/>
          <w:shd w:val="clear" w:color="auto" w:fill="FFFFFF"/>
        </w:rPr>
        <w:t xml:space="preserve"> in published articles, but they </w:t>
      </w:r>
      <w:r w:rsidR="00C65FCC" w:rsidRPr="00C54813">
        <w:rPr>
          <w:rFonts w:ascii="Times New Roman" w:hAnsi="Times New Roman" w:cs="Times New Roman"/>
          <w:color w:val="222222"/>
          <w:sz w:val="24"/>
          <w:szCs w:val="24"/>
          <w:highlight w:val="yellow"/>
          <w:shd w:val="clear" w:color="auto" w:fill="FFFFFF"/>
        </w:rPr>
        <w:t>exist,</w:t>
      </w:r>
      <w:r w:rsidR="004934A9" w:rsidRPr="00C54813">
        <w:rPr>
          <w:rFonts w:ascii="Times New Roman" w:hAnsi="Times New Roman" w:cs="Times New Roman"/>
          <w:color w:val="222222"/>
          <w:sz w:val="24"/>
          <w:szCs w:val="24"/>
          <w:highlight w:val="yellow"/>
          <w:shd w:val="clear" w:color="auto" w:fill="FFFFFF"/>
        </w:rPr>
        <w:t xml:space="preserve"> nonetheless.</w:t>
      </w:r>
    </w:p>
    <w:p w14:paraId="2EA726B0" w14:textId="5E4DE751" w:rsidR="00C54813" w:rsidRDefault="004934A9" w:rsidP="00B612CC">
      <w:pPr>
        <w:spacing w:after="0" w:line="240" w:lineRule="auto"/>
        <w:jc w:val="both"/>
        <w:rPr>
          <w:rFonts w:ascii="Times New Roman" w:hAnsi="Times New Roman" w:cs="Times New Roman"/>
          <w:sz w:val="24"/>
          <w:szCs w:val="24"/>
        </w:rPr>
      </w:pPr>
      <w:r w:rsidRPr="00C54813">
        <w:rPr>
          <w:rFonts w:ascii="Times New Roman" w:hAnsi="Times New Roman" w:cs="Times New Roman"/>
          <w:color w:val="222222"/>
          <w:sz w:val="24"/>
          <w:szCs w:val="24"/>
          <w:highlight w:val="yellow"/>
        </w:rPr>
        <w:br/>
      </w:r>
      <w:r w:rsidR="00C54813" w:rsidRPr="00C54813">
        <w:rPr>
          <w:rFonts w:ascii="Times New Roman" w:hAnsi="Times New Roman" w:cs="Times New Roman"/>
          <w:b/>
          <w:bCs/>
          <w:sz w:val="24"/>
          <w:szCs w:val="24"/>
        </w:rPr>
        <w:t xml:space="preserve">Answer: </w:t>
      </w:r>
      <w:r w:rsidR="007415C3" w:rsidRPr="007415C3">
        <w:rPr>
          <w:rFonts w:ascii="Times New Roman" w:hAnsi="Times New Roman" w:cs="Times New Roman"/>
          <w:color w:val="000033"/>
          <w:sz w:val="24"/>
          <w:szCs w:val="24"/>
        </w:rPr>
        <w:t>Yes, you are correct. Thank you for bringing this to our attention. We have included a new sentence addressing this concern in the discussion section.</w:t>
      </w:r>
    </w:p>
    <w:p w14:paraId="35FEB6C5" w14:textId="77777777" w:rsidR="007415C3" w:rsidRPr="00C54813" w:rsidRDefault="007415C3" w:rsidP="00B612CC">
      <w:pPr>
        <w:spacing w:after="0" w:line="240" w:lineRule="auto"/>
        <w:jc w:val="both"/>
        <w:rPr>
          <w:rFonts w:ascii="Times New Roman" w:hAnsi="Times New Roman" w:cs="Times New Roman"/>
          <w:color w:val="222222"/>
          <w:sz w:val="24"/>
          <w:szCs w:val="24"/>
          <w:highlight w:val="yellow"/>
          <w:shd w:val="clear" w:color="auto" w:fill="FFFFFF"/>
        </w:rPr>
      </w:pPr>
    </w:p>
    <w:p w14:paraId="53B10E23" w14:textId="6F15B3FF" w:rsidR="00095AAB" w:rsidRPr="00C54813" w:rsidRDefault="00C54813" w:rsidP="00B612CC">
      <w:pPr>
        <w:spacing w:after="0" w:line="240" w:lineRule="auto"/>
        <w:jc w:val="both"/>
        <w:rPr>
          <w:rFonts w:ascii="Times New Roman" w:hAnsi="Times New Roman" w:cs="Times New Roman"/>
          <w:color w:val="222222"/>
          <w:sz w:val="24"/>
          <w:szCs w:val="24"/>
          <w:highlight w:val="yellow"/>
          <w:shd w:val="clear" w:color="auto" w:fill="FFFFFF"/>
        </w:rPr>
      </w:pPr>
      <w:r w:rsidRPr="00A91C53">
        <w:rPr>
          <w:rFonts w:ascii="Times New Roman" w:hAnsi="Times New Roman" w:cs="Times New Roman"/>
          <w:b/>
          <w:bCs/>
          <w:color w:val="222222"/>
          <w:sz w:val="24"/>
          <w:szCs w:val="24"/>
          <w:highlight w:val="yellow"/>
          <w:shd w:val="clear" w:color="auto" w:fill="FFFFFF"/>
        </w:rPr>
        <w:t>Comment – 7:</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 xml:space="preserve">Given the definition of Planetary Health has been updated, Table 5 will also need to be updated. Planetary Health is defined as </w:t>
      </w:r>
      <w:proofErr w:type="gramStart"/>
      <w:r w:rsidR="004934A9" w:rsidRPr="00C54813">
        <w:rPr>
          <w:rFonts w:ascii="Times New Roman" w:hAnsi="Times New Roman" w:cs="Times New Roman"/>
          <w:color w:val="222222"/>
          <w:sz w:val="24"/>
          <w:szCs w:val="24"/>
          <w:highlight w:val="yellow"/>
          <w:shd w:val="clear" w:color="auto" w:fill="FFFFFF"/>
        </w:rPr>
        <w:t>transdisciplinary</w:t>
      </w:r>
      <w:proofErr w:type="gramEnd"/>
      <w:r w:rsidR="004934A9" w:rsidRPr="00C54813">
        <w:rPr>
          <w:rFonts w:ascii="Times New Roman" w:hAnsi="Times New Roman" w:cs="Times New Roman"/>
          <w:color w:val="222222"/>
          <w:sz w:val="24"/>
          <w:szCs w:val="24"/>
          <w:highlight w:val="yellow"/>
          <w:shd w:val="clear" w:color="auto" w:fill="FFFFFF"/>
        </w:rPr>
        <w:t xml:space="preserve"> yet One Health is given the distinction of emphasizing collaboration. Furthermore, one of the five core domains of Planetary Health is systems thinking and complexity, therefore Eco-Health should not have "Considers the complex interactions between ecological, social, and economic systems concerning human and ecosystem health" as a distinction.</w:t>
      </w:r>
    </w:p>
    <w:p w14:paraId="74176AF9" w14:textId="77777777" w:rsidR="00C54813" w:rsidRPr="00C54813" w:rsidRDefault="00C54813" w:rsidP="00B612CC">
      <w:pPr>
        <w:spacing w:after="0" w:line="240" w:lineRule="auto"/>
        <w:jc w:val="both"/>
        <w:rPr>
          <w:rFonts w:ascii="Times New Roman" w:hAnsi="Times New Roman" w:cs="Times New Roman"/>
          <w:color w:val="222222"/>
          <w:sz w:val="24"/>
          <w:szCs w:val="24"/>
          <w:highlight w:val="yellow"/>
        </w:rPr>
      </w:pPr>
    </w:p>
    <w:p w14:paraId="5D83FAE3" w14:textId="3387F93B" w:rsidR="00C54813" w:rsidRPr="007415C3" w:rsidRDefault="00C54813" w:rsidP="00C54813">
      <w:pPr>
        <w:spacing w:after="0" w:line="240" w:lineRule="auto"/>
        <w:jc w:val="both"/>
        <w:rPr>
          <w:rFonts w:ascii="Times New Roman" w:hAnsi="Times New Roman" w:cs="Times New Roman"/>
          <w:color w:val="000033"/>
          <w:sz w:val="24"/>
          <w:szCs w:val="24"/>
        </w:rPr>
      </w:pPr>
      <w:r w:rsidRPr="00C54813">
        <w:rPr>
          <w:rFonts w:ascii="Times New Roman" w:hAnsi="Times New Roman" w:cs="Times New Roman"/>
          <w:b/>
          <w:bCs/>
          <w:sz w:val="24"/>
          <w:szCs w:val="24"/>
        </w:rPr>
        <w:t xml:space="preserve">Answer: </w:t>
      </w:r>
      <w:r w:rsidR="007415C3" w:rsidRPr="007415C3">
        <w:rPr>
          <w:rFonts w:ascii="Times New Roman" w:hAnsi="Times New Roman" w:cs="Times New Roman"/>
          <w:color w:val="000033"/>
          <w:sz w:val="24"/>
          <w:szCs w:val="24"/>
        </w:rPr>
        <w:t xml:space="preserve">Thank you for your good suggestion. We have modified the </w:t>
      </w:r>
      <w:del w:id="37" w:author="Mohammadali Tofighi" w:date="2023-10-30T18:31:00Z">
        <w:r w:rsidR="007415C3" w:rsidRPr="007415C3" w:rsidDel="00AB4D1C">
          <w:rPr>
            <w:rFonts w:ascii="Times New Roman" w:hAnsi="Times New Roman" w:cs="Times New Roman"/>
            <w:color w:val="000033"/>
            <w:sz w:val="24"/>
            <w:szCs w:val="24"/>
          </w:rPr>
          <w:delText>t</w:delText>
        </w:r>
      </w:del>
      <w:ins w:id="38" w:author="Mohammadali Tofighi" w:date="2023-10-30T18:31:00Z">
        <w:r w:rsidR="00AB4D1C">
          <w:rPr>
            <w:rFonts w:ascii="Times New Roman" w:hAnsi="Times New Roman" w:cs="Times New Roman"/>
            <w:color w:val="000033"/>
            <w:sz w:val="24"/>
            <w:szCs w:val="24"/>
          </w:rPr>
          <w:t>T</w:t>
        </w:r>
      </w:ins>
      <w:r w:rsidR="007415C3" w:rsidRPr="007415C3">
        <w:rPr>
          <w:rFonts w:ascii="Times New Roman" w:hAnsi="Times New Roman" w:cs="Times New Roman"/>
          <w:color w:val="000033"/>
          <w:sz w:val="24"/>
          <w:szCs w:val="24"/>
        </w:rPr>
        <w:t xml:space="preserve">able 5. Please check the revised manuscript. </w:t>
      </w:r>
    </w:p>
    <w:p w14:paraId="55666DED" w14:textId="77777777" w:rsidR="00C54813" w:rsidRPr="00C54813" w:rsidRDefault="00C54813" w:rsidP="00B612CC">
      <w:pPr>
        <w:spacing w:after="0" w:line="240" w:lineRule="auto"/>
        <w:jc w:val="both"/>
        <w:rPr>
          <w:rFonts w:ascii="Times New Roman" w:hAnsi="Times New Roman" w:cs="Times New Roman"/>
          <w:color w:val="222222"/>
          <w:sz w:val="24"/>
          <w:szCs w:val="24"/>
          <w:highlight w:val="yellow"/>
        </w:rPr>
      </w:pPr>
    </w:p>
    <w:p w14:paraId="3B7365AE" w14:textId="77777777" w:rsidR="007A1765" w:rsidRDefault="00C54813" w:rsidP="00B612CC">
      <w:pPr>
        <w:spacing w:after="0" w:line="240" w:lineRule="auto"/>
        <w:jc w:val="both"/>
        <w:rPr>
          <w:rFonts w:ascii="Times New Roman" w:hAnsi="Times New Roman" w:cs="Times New Roman"/>
          <w:color w:val="222222"/>
          <w:sz w:val="24"/>
          <w:szCs w:val="24"/>
          <w:highlight w:val="yellow"/>
          <w:shd w:val="clear" w:color="auto" w:fill="FFFFFF"/>
        </w:rPr>
      </w:pPr>
      <w:r w:rsidRPr="00A91C53">
        <w:rPr>
          <w:rFonts w:ascii="Times New Roman" w:hAnsi="Times New Roman" w:cs="Times New Roman"/>
          <w:b/>
          <w:bCs/>
          <w:color w:val="222222"/>
          <w:sz w:val="24"/>
          <w:szCs w:val="24"/>
          <w:highlight w:val="yellow"/>
        </w:rPr>
        <w:t>Comment – 8:</w:t>
      </w:r>
      <w:r w:rsidRPr="00C54813">
        <w:rPr>
          <w:rFonts w:ascii="Times New Roman" w:hAnsi="Times New Roman" w:cs="Times New Roman"/>
          <w:color w:val="222222"/>
          <w:sz w:val="24"/>
          <w:szCs w:val="24"/>
          <w:highlight w:val="yellow"/>
        </w:rPr>
        <w:t xml:space="preserve"> </w:t>
      </w:r>
      <w:r w:rsidR="004934A9" w:rsidRPr="00C54813">
        <w:rPr>
          <w:rFonts w:ascii="Times New Roman" w:hAnsi="Times New Roman" w:cs="Times New Roman"/>
          <w:color w:val="222222"/>
          <w:sz w:val="24"/>
          <w:szCs w:val="24"/>
          <w:highlight w:val="yellow"/>
          <w:shd w:val="clear" w:color="auto" w:fill="FFFFFF"/>
        </w:rPr>
        <w:t>You might also mention the Lancet Planetary Health, a whole journal dedicated to the science of planetary health, as a sign of significant</w:t>
      </w:r>
      <w:r w:rsidR="007A1765">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impact. </w:t>
      </w:r>
    </w:p>
    <w:p w14:paraId="27CBC346" w14:textId="4FD42509" w:rsidR="00D235F7" w:rsidRDefault="00000000" w:rsidP="00B612CC">
      <w:pPr>
        <w:spacing w:after="0" w:line="240" w:lineRule="auto"/>
        <w:jc w:val="both"/>
        <w:rPr>
          <w:rFonts w:ascii="Times New Roman" w:hAnsi="Times New Roman" w:cs="Times New Roman"/>
          <w:sz w:val="24"/>
          <w:szCs w:val="24"/>
          <w:highlight w:val="yellow"/>
          <w:shd w:val="clear" w:color="auto" w:fill="FFFFFF"/>
        </w:rPr>
      </w:pPr>
      <w:hyperlink r:id="rId20" w:history="1">
        <w:r w:rsidR="00D235F7" w:rsidRPr="0051307A">
          <w:rPr>
            <w:rStyle w:val="Hyperlink"/>
            <w:rFonts w:ascii="Times New Roman" w:hAnsi="Times New Roman" w:cs="Times New Roman"/>
            <w:sz w:val="24"/>
            <w:szCs w:val="24"/>
            <w:highlight w:val="yellow"/>
            <w:shd w:val="clear" w:color="auto" w:fill="FFFFFF"/>
          </w:rPr>
          <w:t>https://www.thelancet.com/journals/lanplh/home</w:t>
        </w:r>
      </w:hyperlink>
    </w:p>
    <w:p w14:paraId="722F1D88" w14:textId="77777777" w:rsidR="00D235F7" w:rsidRDefault="00D235F7" w:rsidP="00B612CC">
      <w:pPr>
        <w:spacing w:after="0" w:line="240" w:lineRule="auto"/>
        <w:jc w:val="both"/>
        <w:rPr>
          <w:rFonts w:ascii="Times New Roman" w:hAnsi="Times New Roman" w:cs="Times New Roman"/>
          <w:sz w:val="24"/>
          <w:szCs w:val="24"/>
          <w:highlight w:val="yellow"/>
          <w:shd w:val="clear" w:color="auto" w:fill="FFFFFF"/>
        </w:rPr>
      </w:pPr>
    </w:p>
    <w:p w14:paraId="3BAEA1BC" w14:textId="4A3048F0" w:rsidR="00D235F7" w:rsidRPr="007415C3" w:rsidRDefault="00D235F7" w:rsidP="00D235F7">
      <w:pPr>
        <w:spacing w:after="0" w:line="240" w:lineRule="auto"/>
        <w:jc w:val="both"/>
        <w:rPr>
          <w:rFonts w:ascii="Times New Roman" w:hAnsi="Times New Roman" w:cs="Times New Roman"/>
          <w:sz w:val="24"/>
          <w:szCs w:val="24"/>
        </w:rPr>
      </w:pPr>
      <w:r w:rsidRPr="00C54813">
        <w:rPr>
          <w:rFonts w:ascii="Times New Roman" w:hAnsi="Times New Roman" w:cs="Times New Roman"/>
          <w:b/>
          <w:bCs/>
          <w:sz w:val="24"/>
          <w:szCs w:val="24"/>
        </w:rPr>
        <w:t xml:space="preserve">Answer: </w:t>
      </w:r>
      <w:r w:rsidR="007415C3" w:rsidRPr="007415C3">
        <w:rPr>
          <w:rFonts w:ascii="Times New Roman" w:hAnsi="Times New Roman" w:cs="Times New Roman"/>
          <w:sz w:val="24"/>
          <w:szCs w:val="24"/>
        </w:rPr>
        <w:t xml:space="preserve">This has been inserted in the Discussion. Please check </w:t>
      </w:r>
      <w:r w:rsidR="007415C3">
        <w:rPr>
          <w:rFonts w:ascii="Times New Roman" w:hAnsi="Times New Roman" w:cs="Times New Roman"/>
          <w:sz w:val="24"/>
          <w:szCs w:val="24"/>
        </w:rPr>
        <w:t xml:space="preserve">the </w:t>
      </w:r>
      <w:commentRangeStart w:id="39"/>
      <w:r w:rsidR="007415C3" w:rsidRPr="007415C3">
        <w:rPr>
          <w:rFonts w:ascii="Times New Roman" w:hAnsi="Times New Roman" w:cs="Times New Roman"/>
          <w:sz w:val="24"/>
          <w:szCs w:val="24"/>
        </w:rPr>
        <w:t>lines</w:t>
      </w:r>
      <w:r w:rsidR="007415C3">
        <w:rPr>
          <w:rFonts w:ascii="Times New Roman" w:hAnsi="Times New Roman" w:cs="Times New Roman"/>
          <w:sz w:val="24"/>
          <w:szCs w:val="24"/>
        </w:rPr>
        <w:t>………</w:t>
      </w:r>
      <w:proofErr w:type="gramStart"/>
      <w:r w:rsidR="007415C3">
        <w:rPr>
          <w:rFonts w:ascii="Times New Roman" w:hAnsi="Times New Roman" w:cs="Times New Roman"/>
          <w:sz w:val="24"/>
          <w:szCs w:val="24"/>
        </w:rPr>
        <w:t>…..</w:t>
      </w:r>
      <w:proofErr w:type="gramEnd"/>
      <w:r w:rsidR="007415C3" w:rsidRPr="007415C3">
        <w:rPr>
          <w:rFonts w:ascii="Times New Roman" w:hAnsi="Times New Roman" w:cs="Times New Roman"/>
          <w:sz w:val="24"/>
          <w:szCs w:val="24"/>
        </w:rPr>
        <w:t xml:space="preserve"> </w:t>
      </w:r>
      <w:commentRangeEnd w:id="39"/>
      <w:r w:rsidR="00AB4D1C">
        <w:rPr>
          <w:rStyle w:val="CommentReference"/>
        </w:rPr>
        <w:commentReference w:id="39"/>
      </w:r>
      <w:r w:rsidR="007415C3" w:rsidRPr="007415C3">
        <w:rPr>
          <w:rFonts w:ascii="Times New Roman" w:hAnsi="Times New Roman" w:cs="Times New Roman"/>
          <w:sz w:val="24"/>
          <w:szCs w:val="24"/>
        </w:rPr>
        <w:t xml:space="preserve">of the revised manuscript.  </w:t>
      </w:r>
    </w:p>
    <w:p w14:paraId="1F3B8E8A" w14:textId="357F7D71" w:rsidR="007A1765" w:rsidRDefault="007A1765" w:rsidP="00B612CC">
      <w:pPr>
        <w:spacing w:after="0" w:line="240" w:lineRule="auto"/>
        <w:jc w:val="both"/>
        <w:rPr>
          <w:rFonts w:ascii="Times New Roman" w:hAnsi="Times New Roman" w:cs="Times New Roman"/>
          <w:sz w:val="24"/>
          <w:szCs w:val="24"/>
          <w:highlight w:val="yellow"/>
          <w:shd w:val="clear" w:color="auto" w:fill="FFFFFF"/>
        </w:rPr>
      </w:pPr>
    </w:p>
    <w:p w14:paraId="009BC3E2" w14:textId="4D10E04F" w:rsidR="00095AAB" w:rsidRPr="00C54813" w:rsidRDefault="007A1765" w:rsidP="00B612CC">
      <w:pPr>
        <w:spacing w:after="0" w:line="240" w:lineRule="auto"/>
        <w:jc w:val="both"/>
        <w:rPr>
          <w:rFonts w:ascii="Times New Roman" w:hAnsi="Times New Roman" w:cs="Times New Roman"/>
          <w:color w:val="222222"/>
          <w:sz w:val="24"/>
          <w:szCs w:val="24"/>
          <w:highlight w:val="yellow"/>
          <w:shd w:val="clear" w:color="auto" w:fill="FFFFFF"/>
        </w:rPr>
      </w:pPr>
      <w:r w:rsidRPr="00A91C53">
        <w:rPr>
          <w:rFonts w:ascii="Times New Roman" w:hAnsi="Times New Roman" w:cs="Times New Roman"/>
          <w:b/>
          <w:bCs/>
          <w:color w:val="222222"/>
          <w:sz w:val="24"/>
          <w:szCs w:val="24"/>
          <w:highlight w:val="yellow"/>
        </w:rPr>
        <w:t xml:space="preserve">Comment – </w:t>
      </w:r>
      <w:r>
        <w:rPr>
          <w:rFonts w:ascii="Times New Roman" w:hAnsi="Times New Roman" w:cs="Times New Roman"/>
          <w:b/>
          <w:bCs/>
          <w:color w:val="222222"/>
          <w:sz w:val="24"/>
          <w:szCs w:val="24"/>
          <w:highlight w:val="yellow"/>
        </w:rPr>
        <w:t>9</w:t>
      </w:r>
      <w:r w:rsidRPr="00A91C53">
        <w:rPr>
          <w:rFonts w:ascii="Times New Roman" w:hAnsi="Times New Roman" w:cs="Times New Roman"/>
          <w:b/>
          <w:bCs/>
          <w:color w:val="222222"/>
          <w:sz w:val="24"/>
          <w:szCs w:val="24"/>
          <w:highlight w:val="yellow"/>
        </w:rPr>
        <w:t>:</w:t>
      </w:r>
      <w:r w:rsidRPr="00C54813">
        <w:rPr>
          <w:rFonts w:ascii="Times New Roman" w:hAnsi="Times New Roman" w:cs="Times New Roman"/>
          <w:color w:val="222222"/>
          <w:sz w:val="24"/>
          <w:szCs w:val="24"/>
          <w:highlight w:val="yellow"/>
        </w:rPr>
        <w:t xml:space="preserve"> </w:t>
      </w:r>
      <w:r w:rsidR="004934A9" w:rsidRPr="007A1765">
        <w:rPr>
          <w:rFonts w:ascii="Times New Roman" w:hAnsi="Times New Roman" w:cs="Times New Roman"/>
          <w:sz w:val="24"/>
          <w:szCs w:val="24"/>
          <w:highlight w:val="yellow"/>
          <w:shd w:val="clear" w:color="auto" w:fill="FFFFFF"/>
        </w:rPr>
        <w:t>Readers</w:t>
      </w:r>
      <w:r w:rsidR="004934A9" w:rsidRPr="00C54813">
        <w:rPr>
          <w:rFonts w:ascii="Times New Roman" w:hAnsi="Times New Roman" w:cs="Times New Roman"/>
          <w:color w:val="222222"/>
          <w:sz w:val="24"/>
          <w:szCs w:val="24"/>
          <w:highlight w:val="yellow"/>
          <w:shd w:val="clear" w:color="auto" w:fill="FFFFFF"/>
        </w:rPr>
        <w:t> might benefit from knowing when and under which circumstances to use each of the models. As you describe them, readers might conclude that the concepts can be used interchangeably and that is not the case. Each serves a unique purpose, but that purpose is not clearly stated in the paper.</w:t>
      </w:r>
    </w:p>
    <w:p w14:paraId="007B601E" w14:textId="677158BF" w:rsidR="00C54813" w:rsidRPr="007A1765" w:rsidRDefault="004934A9" w:rsidP="00B612CC">
      <w:pPr>
        <w:spacing w:after="0" w:line="240" w:lineRule="auto"/>
        <w:jc w:val="both"/>
        <w:rPr>
          <w:rFonts w:ascii="Times New Roman" w:hAnsi="Times New Roman" w:cs="Times New Roman"/>
          <w:color w:val="000033"/>
          <w:sz w:val="24"/>
          <w:szCs w:val="24"/>
        </w:rPr>
      </w:pPr>
      <w:r w:rsidRPr="00C54813">
        <w:rPr>
          <w:rFonts w:ascii="Times New Roman" w:hAnsi="Times New Roman" w:cs="Times New Roman"/>
          <w:color w:val="222222"/>
          <w:sz w:val="24"/>
          <w:szCs w:val="24"/>
          <w:highlight w:val="yellow"/>
        </w:rPr>
        <w:br/>
      </w:r>
      <w:r w:rsidR="00C54813" w:rsidRPr="00C54813">
        <w:rPr>
          <w:rFonts w:ascii="Times New Roman" w:hAnsi="Times New Roman" w:cs="Times New Roman"/>
          <w:b/>
          <w:bCs/>
          <w:sz w:val="24"/>
          <w:szCs w:val="24"/>
        </w:rPr>
        <w:t xml:space="preserve">Answer: </w:t>
      </w:r>
      <w:r w:rsidR="007A1765" w:rsidRPr="007A1765">
        <w:rPr>
          <w:rFonts w:ascii="Times New Roman" w:hAnsi="Times New Roman" w:cs="Times New Roman"/>
          <w:color w:val="000033"/>
          <w:sz w:val="24"/>
          <w:szCs w:val="24"/>
        </w:rPr>
        <w:t>The comment has been addressed, and a corresponding paragraph has been incorporated. Please review the revised manuscript for these updates.</w:t>
      </w:r>
    </w:p>
    <w:p w14:paraId="73DF8E97" w14:textId="77777777" w:rsidR="007A1765" w:rsidRPr="00C54813" w:rsidRDefault="007A1765" w:rsidP="00B612CC">
      <w:pPr>
        <w:spacing w:after="0" w:line="240" w:lineRule="auto"/>
        <w:jc w:val="both"/>
        <w:rPr>
          <w:rFonts w:ascii="Times New Roman" w:hAnsi="Times New Roman" w:cs="Times New Roman"/>
          <w:color w:val="222222"/>
          <w:sz w:val="24"/>
          <w:szCs w:val="24"/>
          <w:highlight w:val="yellow"/>
          <w:shd w:val="clear" w:color="auto" w:fill="FFFFFF"/>
        </w:rPr>
      </w:pPr>
    </w:p>
    <w:p w14:paraId="13682B5B" w14:textId="193AC271" w:rsidR="00C54813" w:rsidRPr="00C54813" w:rsidRDefault="00C54813" w:rsidP="00B612CC">
      <w:pPr>
        <w:spacing w:after="0" w:line="240" w:lineRule="auto"/>
        <w:jc w:val="both"/>
        <w:rPr>
          <w:rFonts w:ascii="Times New Roman" w:hAnsi="Times New Roman" w:cs="Times New Roman"/>
          <w:color w:val="222222"/>
          <w:sz w:val="24"/>
          <w:szCs w:val="24"/>
          <w:highlight w:val="yellow"/>
          <w:shd w:val="clear" w:color="auto" w:fill="FFFFFF"/>
        </w:rPr>
      </w:pPr>
      <w:r w:rsidRPr="00A91C53">
        <w:rPr>
          <w:rFonts w:ascii="Times New Roman" w:hAnsi="Times New Roman" w:cs="Times New Roman"/>
          <w:b/>
          <w:bCs/>
          <w:color w:val="222222"/>
          <w:sz w:val="24"/>
          <w:szCs w:val="24"/>
          <w:highlight w:val="yellow"/>
          <w:shd w:val="clear" w:color="auto" w:fill="FFFFFF"/>
        </w:rPr>
        <w:t>Comment -</w:t>
      </w:r>
      <w:r w:rsidR="007A1765">
        <w:rPr>
          <w:rFonts w:ascii="Times New Roman" w:hAnsi="Times New Roman" w:cs="Times New Roman"/>
          <w:b/>
          <w:bCs/>
          <w:color w:val="222222"/>
          <w:sz w:val="24"/>
          <w:szCs w:val="24"/>
          <w:highlight w:val="yellow"/>
          <w:shd w:val="clear" w:color="auto" w:fill="FFFFFF"/>
        </w:rPr>
        <w:t>10</w:t>
      </w:r>
      <w:r w:rsidRPr="00A91C53">
        <w:rPr>
          <w:rFonts w:ascii="Times New Roman" w:hAnsi="Times New Roman" w:cs="Times New Roman"/>
          <w:b/>
          <w:bCs/>
          <w:color w:val="222222"/>
          <w:sz w:val="24"/>
          <w:szCs w:val="24"/>
          <w:highlight w:val="yellow"/>
          <w:shd w:val="clear" w:color="auto" w:fill="FFFFFF"/>
        </w:rPr>
        <w:t>:</w:t>
      </w:r>
      <w:r w:rsidRPr="00C54813">
        <w:rPr>
          <w:rFonts w:ascii="Times New Roman" w:hAnsi="Times New Roman" w:cs="Times New Roman"/>
          <w:color w:val="222222"/>
          <w:sz w:val="24"/>
          <w:szCs w:val="24"/>
          <w:highlight w:val="yellow"/>
          <w:shd w:val="clear" w:color="auto" w:fill="FFFFFF"/>
        </w:rPr>
        <w:t xml:space="preserve"> </w:t>
      </w:r>
      <w:r w:rsidR="004934A9" w:rsidRPr="00C54813">
        <w:rPr>
          <w:rFonts w:ascii="Times New Roman" w:hAnsi="Times New Roman" w:cs="Times New Roman"/>
          <w:color w:val="222222"/>
          <w:sz w:val="24"/>
          <w:szCs w:val="24"/>
          <w:highlight w:val="yellow"/>
          <w:shd w:val="clear" w:color="auto" w:fill="FFFFFF"/>
        </w:rPr>
        <w:t>There is more that can be said about these different models. I hope your paper can be revised to make these differences more salient.</w:t>
      </w:r>
    </w:p>
    <w:p w14:paraId="158DCF8D" w14:textId="77777777" w:rsidR="00C54813" w:rsidRPr="00C54813" w:rsidRDefault="00C54813" w:rsidP="00B612CC">
      <w:pPr>
        <w:spacing w:after="0" w:line="240" w:lineRule="auto"/>
        <w:jc w:val="both"/>
        <w:rPr>
          <w:rFonts w:ascii="Times New Roman" w:hAnsi="Times New Roman" w:cs="Times New Roman"/>
          <w:color w:val="222222"/>
          <w:sz w:val="24"/>
          <w:szCs w:val="24"/>
          <w:highlight w:val="yellow"/>
          <w:shd w:val="clear" w:color="auto" w:fill="FFFFFF"/>
        </w:rPr>
      </w:pPr>
    </w:p>
    <w:p w14:paraId="122D609A" w14:textId="6DAC459A" w:rsidR="00817F8F" w:rsidRDefault="00C54813" w:rsidP="00B612CC">
      <w:pPr>
        <w:spacing w:after="0" w:line="240" w:lineRule="auto"/>
        <w:jc w:val="both"/>
        <w:rPr>
          <w:rFonts w:ascii="Times New Roman" w:hAnsi="Times New Roman" w:cs="Times New Roman"/>
          <w:color w:val="222222"/>
          <w:sz w:val="24"/>
          <w:szCs w:val="24"/>
          <w:highlight w:val="yellow"/>
          <w:shd w:val="clear" w:color="auto" w:fill="FFFFFF"/>
        </w:rPr>
      </w:pPr>
      <w:r w:rsidRPr="00C54813">
        <w:rPr>
          <w:rFonts w:ascii="Times New Roman" w:hAnsi="Times New Roman" w:cs="Times New Roman"/>
          <w:b/>
          <w:bCs/>
          <w:sz w:val="24"/>
          <w:szCs w:val="24"/>
        </w:rPr>
        <w:t xml:space="preserve">Answer: </w:t>
      </w:r>
      <w:r w:rsidR="007415C3">
        <w:rPr>
          <w:rFonts w:ascii="-apple-system" w:hAnsi="-apple-system"/>
          <w:color w:val="374151"/>
          <w:shd w:val="clear" w:color="auto" w:fill="F7F7F8"/>
        </w:rPr>
        <w:t>Y</w:t>
      </w:r>
      <w:r w:rsidR="007415C3" w:rsidRPr="007415C3">
        <w:rPr>
          <w:rFonts w:ascii="Times New Roman" w:hAnsi="Times New Roman" w:cs="Times New Roman"/>
          <w:color w:val="000033"/>
          <w:sz w:val="24"/>
          <w:szCs w:val="24"/>
        </w:rPr>
        <w:t>our observation is valid; however, given the current paper's objectives and the reviewer's feedback, we have made significant revisions to the manuscript, as is evident in the updated version.</w:t>
      </w:r>
    </w:p>
    <w:p w14:paraId="2D79DCA6" w14:textId="77777777" w:rsidR="00817F8F" w:rsidRDefault="00817F8F" w:rsidP="00B612CC">
      <w:pPr>
        <w:spacing w:after="0" w:line="240" w:lineRule="auto"/>
        <w:jc w:val="both"/>
        <w:rPr>
          <w:rFonts w:ascii="Times New Roman" w:hAnsi="Times New Roman" w:cs="Times New Roman"/>
          <w:color w:val="222222"/>
          <w:sz w:val="24"/>
          <w:szCs w:val="24"/>
          <w:highlight w:val="yellow"/>
          <w:shd w:val="clear" w:color="auto" w:fill="FFFFFF"/>
        </w:rPr>
      </w:pPr>
    </w:p>
    <w:p w14:paraId="644F0170" w14:textId="6FF1CF03" w:rsidR="00817F8F" w:rsidRDefault="00817F8F" w:rsidP="00B612CC">
      <w:pPr>
        <w:spacing w:after="0" w:line="240" w:lineRule="auto"/>
        <w:jc w:val="both"/>
        <w:rPr>
          <w:rFonts w:ascii="Arial" w:hAnsi="Arial" w:cs="Arial"/>
          <w:color w:val="222222"/>
          <w:shd w:val="clear" w:color="auto" w:fill="FFFFFF"/>
        </w:rPr>
      </w:pPr>
      <w:r>
        <w:rPr>
          <w:rFonts w:ascii="Arial" w:hAnsi="Arial" w:cs="Arial"/>
          <w:color w:val="222222"/>
          <w:shd w:val="clear" w:color="auto" w:fill="FFFFFF"/>
        </w:rPr>
        <w:br w:type="page"/>
      </w:r>
    </w:p>
    <w:p w14:paraId="41CC0F8C" w14:textId="04665171" w:rsidR="00F4794E" w:rsidRPr="00934F5E" w:rsidRDefault="00F4794E" w:rsidP="00AF3607">
      <w:pPr>
        <w:spacing w:after="0" w:line="240" w:lineRule="auto"/>
        <w:jc w:val="center"/>
        <w:rPr>
          <w:rFonts w:ascii="Times New Roman" w:eastAsia="Times New Roman" w:hAnsi="Times New Roman" w:cs="Times New Roman"/>
          <w:b/>
          <w:bCs/>
          <w:color w:val="000000"/>
          <w:sz w:val="32"/>
          <w:szCs w:val="32"/>
          <w:lang w:eastAsia="en-CA"/>
        </w:rPr>
      </w:pPr>
      <w:r w:rsidRPr="00934F5E">
        <w:rPr>
          <w:rFonts w:ascii="Times New Roman" w:eastAsia="Times New Roman" w:hAnsi="Times New Roman" w:cs="Times New Roman"/>
          <w:b/>
          <w:bCs/>
          <w:color w:val="000000"/>
          <w:sz w:val="32"/>
          <w:szCs w:val="32"/>
          <w:lang w:eastAsia="en-CA"/>
        </w:rPr>
        <w:lastRenderedPageBreak/>
        <w:t xml:space="preserve">Exploring the Nexus: Comparing and Aligning </w:t>
      </w:r>
    </w:p>
    <w:p w14:paraId="7CA8EE15" w14:textId="7167CCA0" w:rsidR="00F4794E" w:rsidRPr="00934F5E" w:rsidRDefault="00F4794E" w:rsidP="00AF3607">
      <w:pPr>
        <w:spacing w:after="0" w:line="240" w:lineRule="auto"/>
        <w:jc w:val="center"/>
        <w:rPr>
          <w:rFonts w:ascii="Times New Roman" w:eastAsia="Times New Roman" w:hAnsi="Times New Roman" w:cs="Times New Roman"/>
          <w:b/>
          <w:bCs/>
          <w:color w:val="000000"/>
          <w:sz w:val="32"/>
          <w:szCs w:val="32"/>
          <w:lang w:eastAsia="en-CA"/>
        </w:rPr>
      </w:pPr>
      <w:r w:rsidRPr="00934F5E">
        <w:rPr>
          <w:rFonts w:ascii="Times New Roman" w:eastAsia="Times New Roman" w:hAnsi="Times New Roman" w:cs="Times New Roman"/>
          <w:b/>
          <w:bCs/>
          <w:color w:val="000000"/>
          <w:sz w:val="32"/>
          <w:szCs w:val="32"/>
          <w:lang w:eastAsia="en-CA"/>
        </w:rPr>
        <w:t xml:space="preserve">Planetary Health, One Health, and </w:t>
      </w:r>
      <w:proofErr w:type="spellStart"/>
      <w:r w:rsidRPr="00934F5E">
        <w:rPr>
          <w:rFonts w:ascii="Times New Roman" w:eastAsia="Times New Roman" w:hAnsi="Times New Roman" w:cs="Times New Roman"/>
          <w:b/>
          <w:bCs/>
          <w:color w:val="000000"/>
          <w:sz w:val="32"/>
          <w:szCs w:val="32"/>
          <w:lang w:eastAsia="en-CA"/>
        </w:rPr>
        <w:t>Ec</w:t>
      </w:r>
      <w:r w:rsidR="00DB0EBF">
        <w:rPr>
          <w:rFonts w:ascii="Times New Roman" w:eastAsia="Times New Roman" w:hAnsi="Times New Roman" w:cs="Times New Roman"/>
          <w:b/>
          <w:bCs/>
          <w:color w:val="000000"/>
          <w:sz w:val="32"/>
          <w:szCs w:val="32"/>
          <w:lang w:eastAsia="en-CA"/>
        </w:rPr>
        <w:t>oHealth</w:t>
      </w:r>
      <w:proofErr w:type="spellEnd"/>
    </w:p>
    <w:p w14:paraId="6B784561" w14:textId="77777777" w:rsidR="00AD0AD6" w:rsidRPr="00934F5E" w:rsidRDefault="00AD0AD6" w:rsidP="00AF3607">
      <w:pPr>
        <w:spacing w:after="0" w:line="240" w:lineRule="auto"/>
        <w:jc w:val="center"/>
        <w:rPr>
          <w:rFonts w:ascii="Times New Roman" w:eastAsia="Times New Roman" w:hAnsi="Times New Roman" w:cs="Times New Roman"/>
          <w:b/>
          <w:bCs/>
          <w:color w:val="000000"/>
          <w:sz w:val="36"/>
          <w:szCs w:val="36"/>
          <w:lang w:eastAsia="en-CA"/>
        </w:rPr>
      </w:pPr>
    </w:p>
    <w:p w14:paraId="579B8529" w14:textId="6D94C06B" w:rsidR="00F2382F" w:rsidRDefault="00F2382F" w:rsidP="000149A1">
      <w:pPr>
        <w:pStyle w:val="MDPI13authornames"/>
        <w:spacing w:line="240" w:lineRule="auto"/>
        <w:jc w:val="center"/>
        <w:rPr>
          <w:rFonts w:ascii="Times New Roman" w:eastAsia="Arial Unicode MS" w:hAnsi="Times New Roman"/>
          <w:b w:val="0"/>
          <w:bCs/>
          <w:color w:val="auto"/>
          <w:sz w:val="24"/>
          <w:szCs w:val="24"/>
          <w:lang w:val="en-CA"/>
        </w:rPr>
      </w:pPr>
      <w:r w:rsidRPr="000149A1">
        <w:rPr>
          <w:rFonts w:ascii="Times New Roman" w:eastAsia="Arial Unicode MS" w:hAnsi="Times New Roman"/>
          <w:b w:val="0"/>
          <w:bCs/>
          <w:color w:val="auto"/>
          <w:sz w:val="24"/>
          <w:szCs w:val="24"/>
          <w:lang w:val="en-CA"/>
        </w:rPr>
        <w:t>Byomkesh Talukder</w:t>
      </w:r>
      <w:r w:rsidRPr="000149A1">
        <w:rPr>
          <w:rFonts w:ascii="Times New Roman" w:eastAsia="Arial Unicode MS" w:hAnsi="Times New Roman"/>
          <w:b w:val="0"/>
          <w:bCs/>
          <w:color w:val="auto"/>
          <w:sz w:val="24"/>
          <w:szCs w:val="24"/>
          <w:vertAlign w:val="superscript"/>
          <w:lang w:val="en-CA"/>
        </w:rPr>
        <w:t>1</w:t>
      </w:r>
      <w:r w:rsidRPr="000149A1">
        <w:rPr>
          <w:rFonts w:ascii="Times New Roman" w:eastAsia="Arial Unicode MS" w:hAnsi="Times New Roman"/>
          <w:b w:val="0"/>
          <w:bCs/>
          <w:color w:val="auto"/>
          <w:sz w:val="24"/>
          <w:szCs w:val="24"/>
          <w:lang w:val="en-CA"/>
        </w:rPr>
        <w:t xml:space="preserve">*, </w:t>
      </w:r>
      <w:r w:rsidRPr="000149A1">
        <w:rPr>
          <w:rFonts w:ascii="Times New Roman" w:hAnsi="Times New Roman"/>
          <w:b w:val="0"/>
          <w:bCs/>
          <w:color w:val="222222"/>
          <w:sz w:val="24"/>
          <w:szCs w:val="24"/>
          <w:shd w:val="clear" w:color="auto" w:fill="FFFFFF"/>
          <w:lang w:val="en-CA"/>
        </w:rPr>
        <w:t>Nilanjana Ganguli</w:t>
      </w:r>
      <w:r w:rsidR="008E0120" w:rsidRPr="000149A1">
        <w:rPr>
          <w:rFonts w:ascii="Times New Roman" w:eastAsia="Arial Unicode MS" w:hAnsi="Times New Roman"/>
          <w:b w:val="0"/>
          <w:bCs/>
          <w:color w:val="auto"/>
          <w:sz w:val="24"/>
          <w:szCs w:val="24"/>
          <w:vertAlign w:val="superscript"/>
          <w:lang w:val="en-CA"/>
        </w:rPr>
        <w:t>2</w:t>
      </w:r>
      <w:r w:rsidRPr="000149A1">
        <w:rPr>
          <w:rFonts w:ascii="Times New Roman" w:eastAsia="Arial Unicode MS" w:hAnsi="Times New Roman"/>
          <w:b w:val="0"/>
          <w:bCs/>
          <w:color w:val="auto"/>
          <w:sz w:val="24"/>
          <w:szCs w:val="24"/>
          <w:lang w:val="en-CA"/>
        </w:rPr>
        <w:t xml:space="preserve">, </w:t>
      </w:r>
      <w:r w:rsidRPr="000149A1">
        <w:rPr>
          <w:rStyle w:val="gd"/>
          <w:rFonts w:ascii="Times New Roman" w:eastAsiaTheme="majorEastAsia" w:hAnsi="Times New Roman"/>
          <w:b w:val="0"/>
          <w:bCs/>
          <w:color w:val="1F1F1F"/>
          <w:sz w:val="24"/>
          <w:szCs w:val="24"/>
          <w:shd w:val="clear" w:color="auto" w:fill="FFFFFF"/>
          <w:lang w:val="en-CA"/>
        </w:rPr>
        <w:t>Eunice Choi</w:t>
      </w:r>
      <w:r w:rsidR="008E0120" w:rsidRPr="000149A1">
        <w:rPr>
          <w:rFonts w:ascii="Times New Roman" w:eastAsia="Arial Unicode MS" w:hAnsi="Times New Roman"/>
          <w:b w:val="0"/>
          <w:bCs/>
          <w:color w:val="auto"/>
          <w:sz w:val="24"/>
          <w:szCs w:val="24"/>
          <w:vertAlign w:val="superscript"/>
          <w:lang w:val="en-CA"/>
        </w:rPr>
        <w:t>2</w:t>
      </w:r>
      <w:r w:rsidRPr="000149A1">
        <w:rPr>
          <w:rFonts w:ascii="Times New Roman" w:eastAsia="Arial Unicode MS" w:hAnsi="Times New Roman"/>
          <w:b w:val="0"/>
          <w:bCs/>
          <w:color w:val="auto"/>
          <w:sz w:val="24"/>
          <w:szCs w:val="24"/>
          <w:lang w:val="en-CA"/>
        </w:rPr>
        <w:t xml:space="preserve">, </w:t>
      </w:r>
      <w:r w:rsidR="00DB0EBF" w:rsidRPr="000149A1">
        <w:rPr>
          <w:rFonts w:ascii="Times New Roman" w:hAnsi="Times New Roman"/>
          <w:b w:val="0"/>
          <w:bCs/>
          <w:color w:val="222222"/>
          <w:sz w:val="24"/>
          <w:szCs w:val="24"/>
          <w:shd w:val="clear" w:color="auto" w:fill="FFFFFF"/>
          <w:lang w:val="en-CA"/>
        </w:rPr>
        <w:t>Mohammadali</w:t>
      </w:r>
      <w:r w:rsidRPr="000149A1">
        <w:rPr>
          <w:rFonts w:ascii="Times New Roman" w:hAnsi="Times New Roman"/>
          <w:b w:val="0"/>
          <w:bCs/>
          <w:color w:val="222222"/>
          <w:sz w:val="24"/>
          <w:szCs w:val="24"/>
          <w:shd w:val="clear" w:color="auto" w:fill="FFFFFF"/>
          <w:lang w:val="en-CA"/>
        </w:rPr>
        <w:t xml:space="preserve"> Tofighi</w:t>
      </w:r>
      <w:r w:rsidR="008E0120" w:rsidRPr="000149A1">
        <w:rPr>
          <w:rFonts w:ascii="Times New Roman" w:eastAsia="Arial Unicode MS" w:hAnsi="Times New Roman"/>
          <w:b w:val="0"/>
          <w:bCs/>
          <w:color w:val="auto"/>
          <w:sz w:val="24"/>
          <w:szCs w:val="24"/>
          <w:vertAlign w:val="superscript"/>
          <w:lang w:val="en-CA"/>
        </w:rPr>
        <w:t>2</w:t>
      </w:r>
    </w:p>
    <w:p w14:paraId="7244401F" w14:textId="77777777" w:rsidR="00DB0EBF" w:rsidRPr="00DB0EBF" w:rsidRDefault="00DB0EBF" w:rsidP="00AF3607">
      <w:pPr>
        <w:spacing w:line="240" w:lineRule="auto"/>
        <w:rPr>
          <w:lang w:eastAsia="de-DE" w:bidi="en-US"/>
        </w:rPr>
      </w:pPr>
    </w:p>
    <w:p w14:paraId="7822BAC1" w14:textId="77777777" w:rsidR="008E0120" w:rsidRPr="00934F5E" w:rsidRDefault="008E0120" w:rsidP="00C5622F">
      <w:pPr>
        <w:pStyle w:val="MDPI16affiliation"/>
        <w:numPr>
          <w:ilvl w:val="0"/>
          <w:numId w:val="2"/>
        </w:numPr>
        <w:spacing w:line="240" w:lineRule="auto"/>
        <w:jc w:val="both"/>
        <w:rPr>
          <w:rFonts w:ascii="Times New Roman" w:hAnsi="Times New Roman"/>
          <w:color w:val="auto"/>
          <w:sz w:val="20"/>
          <w:szCs w:val="20"/>
          <w:lang w:val="en-CA" w:eastAsia="en-CA"/>
        </w:rPr>
      </w:pPr>
      <w:r w:rsidRPr="00934F5E">
        <w:rPr>
          <w:rFonts w:ascii="Times New Roman" w:hAnsi="Times New Roman"/>
          <w:color w:val="auto"/>
          <w:sz w:val="20"/>
          <w:szCs w:val="20"/>
          <w:shd w:val="clear" w:color="auto" w:fill="FFFFFF"/>
          <w:lang w:val="en-CA"/>
        </w:rPr>
        <w:t>Department of Global Health, Florida International University, USA.</w:t>
      </w:r>
      <w:r w:rsidRPr="00934F5E" w:rsidDel="00EB5C63">
        <w:rPr>
          <w:rFonts w:ascii="Times New Roman" w:hAnsi="Times New Roman"/>
          <w:color w:val="auto"/>
          <w:sz w:val="20"/>
          <w:szCs w:val="20"/>
          <w:lang w:val="en-CA" w:eastAsia="en-CA"/>
        </w:rPr>
        <w:t xml:space="preserve"> </w:t>
      </w:r>
    </w:p>
    <w:p w14:paraId="1B400C3E" w14:textId="7F5E8CAB" w:rsidR="00F2382F" w:rsidRPr="00934F5E" w:rsidRDefault="00F2382F" w:rsidP="00C5622F">
      <w:pPr>
        <w:pStyle w:val="MDPI16affiliation"/>
        <w:numPr>
          <w:ilvl w:val="0"/>
          <w:numId w:val="2"/>
        </w:numPr>
        <w:spacing w:line="240" w:lineRule="auto"/>
        <w:jc w:val="both"/>
        <w:rPr>
          <w:rFonts w:ascii="Times New Roman" w:hAnsi="Times New Roman"/>
          <w:color w:val="auto"/>
          <w:sz w:val="20"/>
          <w:szCs w:val="20"/>
          <w:lang w:val="en-CA" w:eastAsia="en-CA"/>
        </w:rPr>
      </w:pPr>
      <w:proofErr w:type="spellStart"/>
      <w:r w:rsidRPr="00934F5E">
        <w:rPr>
          <w:rFonts w:ascii="Times New Roman" w:hAnsi="Times New Roman"/>
          <w:color w:val="auto"/>
          <w:sz w:val="20"/>
          <w:szCs w:val="20"/>
          <w:shd w:val="clear" w:color="auto" w:fill="FFFFFF"/>
          <w:lang w:val="en-CA"/>
        </w:rPr>
        <w:t>Dahdaleh</w:t>
      </w:r>
      <w:proofErr w:type="spellEnd"/>
      <w:r w:rsidRPr="00934F5E">
        <w:rPr>
          <w:rFonts w:ascii="Times New Roman" w:hAnsi="Times New Roman"/>
          <w:color w:val="auto"/>
          <w:sz w:val="20"/>
          <w:szCs w:val="20"/>
          <w:shd w:val="clear" w:color="auto" w:fill="FFFFFF"/>
          <w:lang w:val="en-CA"/>
        </w:rPr>
        <w:t xml:space="preserve"> Institute for Global Health Research, York University, Canada.</w:t>
      </w:r>
      <w:r w:rsidRPr="00934F5E" w:rsidDel="00EB5C63">
        <w:rPr>
          <w:rFonts w:ascii="Times New Roman" w:hAnsi="Times New Roman"/>
          <w:color w:val="auto"/>
          <w:sz w:val="20"/>
          <w:szCs w:val="20"/>
          <w:lang w:val="en-CA" w:eastAsia="en-CA"/>
        </w:rPr>
        <w:t xml:space="preserve"> </w:t>
      </w:r>
    </w:p>
    <w:p w14:paraId="47FFC000" w14:textId="77777777" w:rsidR="00DB0EBF" w:rsidRPr="00934F5E" w:rsidRDefault="00DB0EBF" w:rsidP="00AF3607">
      <w:pPr>
        <w:pStyle w:val="MDPI16affiliation"/>
        <w:spacing w:line="240" w:lineRule="auto"/>
        <w:ind w:left="473" w:firstLine="0"/>
        <w:jc w:val="both"/>
        <w:rPr>
          <w:rFonts w:ascii="Times New Roman" w:hAnsi="Times New Roman"/>
          <w:color w:val="auto"/>
          <w:sz w:val="20"/>
          <w:szCs w:val="20"/>
          <w:shd w:val="clear" w:color="auto" w:fill="FFFFFF"/>
          <w:lang w:val="en-CA"/>
        </w:rPr>
      </w:pPr>
    </w:p>
    <w:p w14:paraId="761CE530" w14:textId="4D600000" w:rsidR="00F2382F" w:rsidRPr="00934F5E" w:rsidRDefault="00F2382F" w:rsidP="00AF3607">
      <w:pPr>
        <w:pStyle w:val="MDPI13authornames"/>
        <w:spacing w:after="160" w:line="240" w:lineRule="auto"/>
        <w:jc w:val="both"/>
        <w:rPr>
          <w:rFonts w:ascii="Times New Roman" w:eastAsia="Arial Unicode MS" w:hAnsi="Times New Roman"/>
          <w:b w:val="0"/>
          <w:bCs/>
          <w:color w:val="auto"/>
          <w:sz w:val="24"/>
          <w:szCs w:val="24"/>
          <w:lang w:val="en-CA"/>
        </w:rPr>
      </w:pPr>
      <w:r w:rsidRPr="00934F5E">
        <w:rPr>
          <w:rFonts w:ascii="Times New Roman" w:eastAsia="Arial Unicode MS" w:hAnsi="Times New Roman"/>
          <w:b w:val="0"/>
          <w:bCs/>
          <w:color w:val="auto"/>
          <w:sz w:val="24"/>
          <w:szCs w:val="24"/>
          <w:lang w:val="en-CA"/>
        </w:rPr>
        <w:t xml:space="preserve">* </w:t>
      </w:r>
      <w:hyperlink r:id="rId21" w:history="1">
        <w:r w:rsidR="007A1765" w:rsidRPr="0051307A">
          <w:rPr>
            <w:rStyle w:val="Hyperlink"/>
            <w:rFonts w:ascii="Times New Roman" w:eastAsia="Arial Unicode MS" w:hAnsi="Times New Roman"/>
            <w:b w:val="0"/>
            <w:sz w:val="24"/>
            <w:szCs w:val="24"/>
            <w:lang w:val="en-CA"/>
          </w:rPr>
          <w:t>byomkesh.talukder@gmail.com</w:t>
        </w:r>
      </w:hyperlink>
    </w:p>
    <w:p w14:paraId="457ABDBB" w14:textId="2D3C136D" w:rsidR="00AD0AD6" w:rsidRPr="00934F5E" w:rsidRDefault="00AD0AD6" w:rsidP="00AF3607">
      <w:pPr>
        <w:spacing w:line="240" w:lineRule="auto"/>
        <w:jc w:val="both"/>
        <w:rPr>
          <w:rFonts w:ascii="Times New Roman" w:hAnsi="Times New Roman" w:cs="Times New Roman"/>
          <w:color w:val="6F7287"/>
          <w:spacing w:val="8"/>
          <w:sz w:val="24"/>
          <w:szCs w:val="24"/>
        </w:rPr>
      </w:pPr>
      <w:r w:rsidRPr="00934F5E">
        <w:rPr>
          <w:rFonts w:ascii="Times New Roman" w:eastAsia="Times New Roman" w:hAnsi="Times New Roman" w:cs="Times New Roman"/>
          <w:b/>
          <w:bCs/>
          <w:color w:val="000000"/>
          <w:sz w:val="24"/>
          <w:szCs w:val="24"/>
          <w:lang w:eastAsia="en-CA"/>
        </w:rPr>
        <w:t>Abstract</w:t>
      </w:r>
    </w:p>
    <w:p w14:paraId="4D6B208F" w14:textId="79AF0FCD" w:rsidR="00D10741" w:rsidRPr="00ED25FB" w:rsidRDefault="00D10741" w:rsidP="00AF3607">
      <w:pPr>
        <w:spacing w:line="240" w:lineRule="auto"/>
        <w:jc w:val="both"/>
        <w:rPr>
          <w:rFonts w:ascii="Times New Roman" w:eastAsia="Times New Roman" w:hAnsi="Times New Roman" w:cs="Times New Roman"/>
          <w:sz w:val="24"/>
          <w:szCs w:val="24"/>
          <w:lang w:eastAsia="en-CA"/>
        </w:rPr>
      </w:pPr>
      <w:r w:rsidRPr="00ED25FB">
        <w:rPr>
          <w:rFonts w:ascii="Times New Roman" w:eastAsia="Times New Roman" w:hAnsi="Times New Roman" w:cs="Times New Roman"/>
          <w:sz w:val="24"/>
          <w:szCs w:val="24"/>
          <w:lang w:eastAsia="en-CA"/>
        </w:rPr>
        <w:t xml:space="preserve">The interconnectedness between humans and ecosystems </w:t>
      </w:r>
      <w:r>
        <w:rPr>
          <w:rFonts w:ascii="Times New Roman" w:eastAsia="Times New Roman" w:hAnsi="Times New Roman" w:cs="Times New Roman"/>
          <w:sz w:val="24"/>
          <w:szCs w:val="24"/>
          <w:lang w:eastAsia="en-CA"/>
        </w:rPr>
        <w:t>highlights</w:t>
      </w:r>
      <w:r w:rsidRPr="00ED25FB">
        <w:rPr>
          <w:rFonts w:ascii="Times New Roman" w:eastAsia="Times New Roman" w:hAnsi="Times New Roman" w:cs="Times New Roman"/>
          <w:sz w:val="24"/>
          <w:szCs w:val="24"/>
          <w:lang w:eastAsia="en-CA"/>
        </w:rPr>
        <w:t xml:space="preserve"> the </w:t>
      </w:r>
      <w:r>
        <w:rPr>
          <w:rFonts w:ascii="Times New Roman" w:eastAsia="Times New Roman" w:hAnsi="Times New Roman" w:cs="Times New Roman"/>
          <w:sz w:val="24"/>
          <w:szCs w:val="24"/>
          <w:lang w:eastAsia="en-CA"/>
        </w:rPr>
        <w:t>need to protect</w:t>
      </w:r>
      <w:r w:rsidRPr="00ED25FB">
        <w:rPr>
          <w:rFonts w:ascii="Times New Roman" w:eastAsia="Times New Roman" w:hAnsi="Times New Roman" w:cs="Times New Roman"/>
          <w:sz w:val="24"/>
          <w:szCs w:val="24"/>
          <w:lang w:eastAsia="en-CA"/>
        </w:rPr>
        <w:t xml:space="preserve"> ecosystems for the well-being of humans and the environment. This </w:t>
      </w:r>
      <w:r>
        <w:rPr>
          <w:rFonts w:ascii="Times New Roman" w:eastAsia="Times New Roman" w:hAnsi="Times New Roman" w:cs="Times New Roman"/>
          <w:sz w:val="24"/>
          <w:szCs w:val="24"/>
          <w:lang w:eastAsia="en-CA"/>
        </w:rPr>
        <w:t xml:space="preserve">has </w:t>
      </w:r>
      <w:r w:rsidRPr="00ED25FB">
        <w:rPr>
          <w:rFonts w:ascii="Times New Roman" w:eastAsia="Times New Roman" w:hAnsi="Times New Roman" w:cs="Times New Roman"/>
          <w:sz w:val="24"/>
          <w:szCs w:val="24"/>
          <w:lang w:eastAsia="en-CA"/>
        </w:rPr>
        <w:t xml:space="preserve">led to the emergence of holistic and interdisciplinary concepts like Planetary Health, One Health, and </w:t>
      </w:r>
      <w:proofErr w:type="spellStart"/>
      <w:r w:rsidRPr="00ED25FB">
        <w:rPr>
          <w:rFonts w:ascii="Times New Roman" w:eastAsia="Times New Roman" w:hAnsi="Times New Roman" w:cs="Times New Roman"/>
          <w:sz w:val="24"/>
          <w:szCs w:val="24"/>
          <w:lang w:eastAsia="en-CA"/>
        </w:rPr>
        <w:t>EcoHealth</w:t>
      </w:r>
      <w:proofErr w:type="spellEnd"/>
      <w:r w:rsidRPr="00ED25FB">
        <w:rPr>
          <w:rFonts w:ascii="Times New Roman" w:eastAsia="Times New Roman" w:hAnsi="Times New Roman" w:cs="Times New Roman"/>
          <w:sz w:val="24"/>
          <w:szCs w:val="24"/>
          <w:lang w:eastAsia="en-CA"/>
        </w:rPr>
        <w:t xml:space="preserve">. There is a growing </w:t>
      </w:r>
      <w:r w:rsidR="00AF3607">
        <w:rPr>
          <w:rFonts w:ascii="Times New Roman" w:eastAsia="Times New Roman" w:hAnsi="Times New Roman" w:cs="Times New Roman"/>
          <w:sz w:val="24"/>
          <w:szCs w:val="24"/>
          <w:lang w:eastAsia="en-CA"/>
        </w:rPr>
        <w:t>interest</w:t>
      </w:r>
      <w:r w:rsidRPr="00ED25FB">
        <w:rPr>
          <w:rFonts w:ascii="Times New Roman" w:eastAsia="Times New Roman" w:hAnsi="Times New Roman" w:cs="Times New Roman"/>
          <w:sz w:val="24"/>
          <w:szCs w:val="24"/>
          <w:lang w:eastAsia="en-CA"/>
        </w:rPr>
        <w:t xml:space="preserve"> </w:t>
      </w:r>
      <w:del w:id="40" w:author="Byomkesh Talukder" w:date="2023-10-09T20:21:00Z">
        <w:r w:rsidRPr="00C835CD" w:rsidDel="00C835CD">
          <w:rPr>
            <w:rFonts w:ascii="Times New Roman" w:eastAsia="Times New Roman" w:hAnsi="Times New Roman" w:cs="Times New Roman"/>
            <w:sz w:val="24"/>
            <w:szCs w:val="24"/>
            <w:highlight w:val="yellow"/>
            <w:lang w:eastAsia="en-CA"/>
            <w:rPrChange w:id="41" w:author="Byomkesh Talukder" w:date="2023-10-09T20:21:00Z">
              <w:rPr>
                <w:rFonts w:ascii="Times New Roman" w:eastAsia="Times New Roman" w:hAnsi="Times New Roman" w:cs="Times New Roman"/>
                <w:sz w:val="24"/>
                <w:szCs w:val="24"/>
                <w:lang w:eastAsia="en-CA"/>
              </w:rPr>
            </w:rPrChange>
          </w:rPr>
          <w:delText xml:space="preserve">about </w:delText>
        </w:r>
      </w:del>
      <w:ins w:id="42" w:author="Byomkesh Talukder" w:date="2023-10-09T20:21:00Z">
        <w:r w:rsidR="00C835CD" w:rsidRPr="00C835CD">
          <w:rPr>
            <w:rFonts w:ascii="Times New Roman" w:eastAsia="Times New Roman" w:hAnsi="Times New Roman" w:cs="Times New Roman"/>
            <w:sz w:val="24"/>
            <w:szCs w:val="24"/>
            <w:highlight w:val="yellow"/>
            <w:lang w:eastAsia="en-CA"/>
            <w:rPrChange w:id="43" w:author="Byomkesh Talukder" w:date="2023-10-09T20:21:00Z">
              <w:rPr>
                <w:rFonts w:ascii="Times New Roman" w:eastAsia="Times New Roman" w:hAnsi="Times New Roman" w:cs="Times New Roman"/>
                <w:sz w:val="24"/>
                <w:szCs w:val="24"/>
                <w:lang w:eastAsia="en-CA"/>
              </w:rPr>
            </w:rPrChange>
          </w:rPr>
          <w:t>in</w:t>
        </w:r>
        <w:r w:rsidR="00C835CD" w:rsidRPr="00ED25FB">
          <w:rPr>
            <w:rFonts w:ascii="Times New Roman" w:eastAsia="Times New Roman" w:hAnsi="Times New Roman" w:cs="Times New Roman"/>
            <w:sz w:val="24"/>
            <w:szCs w:val="24"/>
            <w:lang w:eastAsia="en-CA"/>
          </w:rPr>
          <w:t xml:space="preserve"> </w:t>
        </w:r>
      </w:ins>
      <w:r w:rsidRPr="00ED25FB">
        <w:rPr>
          <w:rFonts w:ascii="Times New Roman" w:eastAsia="Times New Roman" w:hAnsi="Times New Roman" w:cs="Times New Roman"/>
          <w:sz w:val="24"/>
          <w:szCs w:val="24"/>
          <w:lang w:eastAsia="en-CA"/>
        </w:rPr>
        <w:t>the differences and implementation of these concepts, including their founders, fundamental questions answered, focus, global distribution of studies, and alignment. Th</w:t>
      </w:r>
      <w:r>
        <w:rPr>
          <w:rFonts w:ascii="Times New Roman" w:eastAsia="Times New Roman" w:hAnsi="Times New Roman" w:cs="Times New Roman"/>
          <w:sz w:val="24"/>
          <w:szCs w:val="24"/>
          <w:lang w:eastAsia="en-CA"/>
        </w:rPr>
        <w:t>is</w:t>
      </w:r>
      <w:r w:rsidRPr="00ED25FB">
        <w:rPr>
          <w:rFonts w:ascii="Times New Roman" w:eastAsia="Times New Roman" w:hAnsi="Times New Roman" w:cs="Times New Roman"/>
          <w:sz w:val="24"/>
          <w:szCs w:val="24"/>
          <w:lang w:eastAsia="en-CA"/>
        </w:rPr>
        <w:t xml:space="preserve"> study</w:t>
      </w:r>
      <w:del w:id="44" w:author="Mohammadali Tofighi" w:date="2023-10-30T18:33:00Z">
        <w:r w:rsidRPr="00ED25FB" w:rsidDel="000074E2">
          <w:rPr>
            <w:rFonts w:ascii="Times New Roman" w:eastAsia="Times New Roman" w:hAnsi="Times New Roman" w:cs="Times New Roman"/>
            <w:sz w:val="24"/>
            <w:szCs w:val="24"/>
            <w:lang w:eastAsia="en-CA"/>
          </w:rPr>
          <w:delText xml:space="preserve"> </w:delText>
        </w:r>
      </w:del>
      <w:del w:id="45" w:author="Byomkesh Talukder" w:date="2023-10-09T20:21:00Z">
        <w:r w:rsidRPr="00C835CD" w:rsidDel="00C835CD">
          <w:rPr>
            <w:rFonts w:ascii="Times New Roman" w:eastAsia="Times New Roman" w:hAnsi="Times New Roman" w:cs="Times New Roman"/>
            <w:sz w:val="24"/>
            <w:szCs w:val="24"/>
            <w:highlight w:val="yellow"/>
            <w:lang w:eastAsia="en-CA"/>
            <w:rPrChange w:id="46" w:author="Byomkesh Talukder" w:date="2023-10-09T20:21:00Z">
              <w:rPr>
                <w:rFonts w:ascii="Times New Roman" w:eastAsia="Times New Roman" w:hAnsi="Times New Roman" w:cs="Times New Roman"/>
                <w:sz w:val="24"/>
                <w:szCs w:val="24"/>
                <w:lang w:eastAsia="en-CA"/>
              </w:rPr>
            </w:rPrChange>
          </w:rPr>
          <w:delText xml:space="preserve">aims to </w:delText>
        </w:r>
        <w:r w:rsidR="00D0679D" w:rsidRPr="00C835CD" w:rsidDel="00C835CD">
          <w:rPr>
            <w:rFonts w:ascii="Times New Roman" w:eastAsia="Times New Roman" w:hAnsi="Times New Roman" w:cs="Times New Roman"/>
            <w:sz w:val="24"/>
            <w:szCs w:val="24"/>
            <w:highlight w:val="yellow"/>
            <w:lang w:eastAsia="en-CA"/>
            <w:rPrChange w:id="47" w:author="Byomkesh Talukder" w:date="2023-10-09T20:21:00Z">
              <w:rPr>
                <w:rFonts w:ascii="Times New Roman" w:eastAsia="Times New Roman" w:hAnsi="Times New Roman" w:cs="Times New Roman"/>
                <w:sz w:val="24"/>
                <w:szCs w:val="24"/>
                <w:lang w:eastAsia="en-CA"/>
              </w:rPr>
            </w:rPrChange>
          </w:rPr>
          <w:delText>address</w:delText>
        </w:r>
      </w:del>
      <w:ins w:id="48" w:author="Byomkesh Talukder" w:date="2023-10-09T20:21:00Z">
        <w:r w:rsidR="00C835CD" w:rsidRPr="00C835CD">
          <w:rPr>
            <w:rFonts w:ascii="Times New Roman" w:eastAsia="Times New Roman" w:hAnsi="Times New Roman" w:cs="Times New Roman"/>
            <w:sz w:val="24"/>
            <w:szCs w:val="24"/>
            <w:highlight w:val="yellow"/>
            <w:lang w:eastAsia="en-CA"/>
            <w:rPrChange w:id="49" w:author="Byomkesh Talukder" w:date="2023-10-09T20:21:00Z">
              <w:rPr>
                <w:rFonts w:ascii="Times New Roman" w:eastAsia="Times New Roman" w:hAnsi="Times New Roman" w:cs="Times New Roman"/>
                <w:sz w:val="24"/>
                <w:szCs w:val="24"/>
                <w:lang w:eastAsia="en-CA"/>
              </w:rPr>
            </w:rPrChange>
          </w:rPr>
          <w:t xml:space="preserve"> addresses</w:t>
        </w:r>
      </w:ins>
      <w:r w:rsidR="00D0679D">
        <w:rPr>
          <w:rFonts w:ascii="Times New Roman" w:eastAsia="Times New Roman" w:hAnsi="Times New Roman" w:cs="Times New Roman"/>
          <w:sz w:val="24"/>
          <w:szCs w:val="24"/>
          <w:lang w:eastAsia="en-CA"/>
        </w:rPr>
        <w:t xml:space="preserve"> these issues</w:t>
      </w:r>
      <w:r w:rsidRPr="00ED25FB">
        <w:rPr>
          <w:rFonts w:ascii="Times New Roman" w:eastAsia="Times New Roman" w:hAnsi="Times New Roman" w:cs="Times New Roman"/>
          <w:sz w:val="24"/>
          <w:szCs w:val="24"/>
          <w:lang w:eastAsia="en-CA"/>
        </w:rPr>
        <w:t xml:space="preserve"> to facilitate coordinated health interventions for </w:t>
      </w:r>
      <w:r w:rsidR="00D0679D">
        <w:rPr>
          <w:rFonts w:ascii="Times New Roman" w:eastAsia="Times New Roman" w:hAnsi="Times New Roman" w:cs="Times New Roman"/>
          <w:sz w:val="24"/>
          <w:szCs w:val="24"/>
          <w:lang w:eastAsia="en-CA"/>
        </w:rPr>
        <w:t>people</w:t>
      </w:r>
      <w:r w:rsidRPr="00ED25FB">
        <w:rPr>
          <w:rFonts w:ascii="Times New Roman" w:eastAsia="Times New Roman" w:hAnsi="Times New Roman" w:cs="Times New Roman"/>
          <w:sz w:val="24"/>
          <w:szCs w:val="24"/>
          <w:lang w:eastAsia="en-CA"/>
        </w:rPr>
        <w:t xml:space="preserve"> and ecosystems. Using electronic databases </w:t>
      </w:r>
      <w:r>
        <w:rPr>
          <w:rFonts w:ascii="Times New Roman" w:eastAsia="Times New Roman" w:hAnsi="Times New Roman" w:cs="Times New Roman"/>
          <w:sz w:val="24"/>
          <w:szCs w:val="24"/>
          <w:lang w:eastAsia="en-CA"/>
        </w:rPr>
        <w:t>(</w:t>
      </w:r>
      <w:r w:rsidRPr="00ED25FB">
        <w:rPr>
          <w:rFonts w:ascii="Times New Roman" w:eastAsia="Times New Roman" w:hAnsi="Times New Roman" w:cs="Times New Roman"/>
          <w:sz w:val="24"/>
          <w:szCs w:val="24"/>
          <w:lang w:eastAsia="en-CA"/>
        </w:rPr>
        <w:t>Web of Science, PubMed, and ProQuest</w:t>
      </w:r>
      <w:r>
        <w:rPr>
          <w:rFonts w:ascii="Times New Roman" w:eastAsia="Times New Roman" w:hAnsi="Times New Roman" w:cs="Times New Roman"/>
          <w:sz w:val="24"/>
          <w:szCs w:val="24"/>
          <w:lang w:eastAsia="en-CA"/>
        </w:rPr>
        <w:t>)</w:t>
      </w:r>
      <w:r w:rsidRPr="00ED25FB">
        <w:rPr>
          <w:rFonts w:ascii="Times New Roman" w:eastAsia="Times New Roman" w:hAnsi="Times New Roman" w:cs="Times New Roman"/>
          <w:sz w:val="24"/>
          <w:szCs w:val="24"/>
          <w:lang w:eastAsia="en-CA"/>
        </w:rPr>
        <w:t xml:space="preserve"> and conducting a systematic literature review using </w:t>
      </w:r>
      <w:r w:rsidR="00D0679D">
        <w:rPr>
          <w:rFonts w:ascii="Times New Roman" w:eastAsia="Times New Roman" w:hAnsi="Times New Roman" w:cs="Times New Roman"/>
          <w:sz w:val="24"/>
          <w:szCs w:val="24"/>
          <w:lang w:eastAsia="en-CA"/>
        </w:rPr>
        <w:t xml:space="preserve">the </w:t>
      </w:r>
      <w:r w:rsidRPr="00934F5E">
        <w:rPr>
          <w:rFonts w:ascii="Times New Roman" w:hAnsi="Times New Roman" w:cs="Times New Roman"/>
          <w:sz w:val="24"/>
          <w:szCs w:val="24"/>
        </w:rPr>
        <w:t>Preferred Reporting Items for Systematic Reviews and Meta-Analyses</w:t>
      </w:r>
      <w:r w:rsidRPr="00ED25FB" w:rsidDel="00D10741">
        <w:rPr>
          <w:rFonts w:ascii="Times New Roman" w:eastAsia="Times New Roman" w:hAnsi="Times New Roman" w:cs="Times New Roman"/>
          <w:sz w:val="24"/>
          <w:szCs w:val="24"/>
          <w:lang w:eastAsia="en-CA"/>
        </w:rPr>
        <w:t xml:space="preserve"> </w:t>
      </w:r>
      <w:r w:rsidRPr="00ED25FB">
        <w:rPr>
          <w:rFonts w:ascii="Times New Roman" w:eastAsia="Times New Roman" w:hAnsi="Times New Roman" w:cs="Times New Roman"/>
          <w:sz w:val="24"/>
          <w:szCs w:val="24"/>
          <w:lang w:eastAsia="en-CA"/>
        </w:rPr>
        <w:t xml:space="preserve">(PRISMA), this paper compares the concepts of Planetary Health, One Health, and </w:t>
      </w:r>
      <w:proofErr w:type="spellStart"/>
      <w:r w:rsidRPr="00ED25FB">
        <w:rPr>
          <w:rFonts w:ascii="Times New Roman" w:eastAsia="Times New Roman" w:hAnsi="Times New Roman" w:cs="Times New Roman"/>
          <w:sz w:val="24"/>
          <w:szCs w:val="24"/>
          <w:lang w:eastAsia="en-CA"/>
        </w:rPr>
        <w:t>EcoHealth</w:t>
      </w:r>
      <w:proofErr w:type="spellEnd"/>
      <w:r>
        <w:rPr>
          <w:rFonts w:ascii="Times New Roman" w:eastAsia="Times New Roman" w:hAnsi="Times New Roman" w:cs="Times New Roman"/>
          <w:sz w:val="24"/>
          <w:szCs w:val="24"/>
          <w:lang w:eastAsia="en-CA"/>
        </w:rPr>
        <w:t>, providing</w:t>
      </w:r>
      <w:r w:rsidRPr="00ED25FB">
        <w:rPr>
          <w:rFonts w:ascii="Times New Roman" w:eastAsia="Times New Roman" w:hAnsi="Times New Roman" w:cs="Times New Roman"/>
          <w:sz w:val="24"/>
          <w:szCs w:val="24"/>
          <w:lang w:eastAsia="en-CA"/>
        </w:rPr>
        <w:t xml:space="preserve"> a comprehensive overview of the findings and insights by examining each field’s advocacy, conceptual application, and implementation levels and exploring the contributions of influential individuals and organizations. </w:t>
      </w:r>
      <w:r>
        <w:rPr>
          <w:rFonts w:ascii="Times New Roman" w:eastAsia="Times New Roman" w:hAnsi="Times New Roman" w:cs="Times New Roman"/>
          <w:sz w:val="24"/>
          <w:szCs w:val="24"/>
          <w:lang w:eastAsia="en-CA"/>
        </w:rPr>
        <w:t>The results</w:t>
      </w:r>
      <w:r w:rsidRPr="00ED25FB">
        <w:rPr>
          <w:rFonts w:ascii="Times New Roman" w:eastAsia="Times New Roman" w:hAnsi="Times New Roman" w:cs="Times New Roman"/>
          <w:sz w:val="24"/>
          <w:szCs w:val="24"/>
          <w:lang w:eastAsia="en-CA"/>
        </w:rPr>
        <w:t xml:space="preserve"> highlight the global interest </w:t>
      </w:r>
      <w:r w:rsidR="00D0679D">
        <w:rPr>
          <w:rFonts w:ascii="Times New Roman" w:eastAsia="Times New Roman" w:hAnsi="Times New Roman" w:cs="Times New Roman"/>
          <w:sz w:val="24"/>
          <w:szCs w:val="24"/>
          <w:lang w:eastAsia="en-CA"/>
        </w:rPr>
        <w:t xml:space="preserve">in </w:t>
      </w:r>
      <w:r w:rsidRPr="00ED25FB">
        <w:rPr>
          <w:rFonts w:ascii="Times New Roman" w:eastAsia="Times New Roman" w:hAnsi="Times New Roman" w:cs="Times New Roman"/>
          <w:sz w:val="24"/>
          <w:szCs w:val="24"/>
          <w:lang w:eastAsia="en-CA"/>
        </w:rPr>
        <w:t xml:space="preserve">and applicability of </w:t>
      </w:r>
      <w:r w:rsidR="00D0679D">
        <w:rPr>
          <w:rFonts w:ascii="Times New Roman" w:eastAsia="Times New Roman" w:hAnsi="Times New Roman" w:cs="Times New Roman"/>
          <w:sz w:val="24"/>
          <w:szCs w:val="24"/>
          <w:lang w:eastAsia="en-CA"/>
        </w:rPr>
        <w:t>each concept</w:t>
      </w:r>
      <w:r>
        <w:rPr>
          <w:rFonts w:ascii="Times New Roman" w:eastAsia="Times New Roman" w:hAnsi="Times New Roman" w:cs="Times New Roman"/>
          <w:sz w:val="24"/>
          <w:szCs w:val="24"/>
          <w:lang w:eastAsia="en-CA"/>
        </w:rPr>
        <w:t xml:space="preserve"> and</w:t>
      </w:r>
      <w:del w:id="50" w:author="Mohammadali Tofighi" w:date="2023-10-30T18:34:00Z">
        <w:r w:rsidDel="00EC2EFE">
          <w:rPr>
            <w:rFonts w:ascii="Times New Roman" w:eastAsia="Times New Roman" w:hAnsi="Times New Roman" w:cs="Times New Roman"/>
            <w:sz w:val="24"/>
            <w:szCs w:val="24"/>
            <w:lang w:eastAsia="en-CA"/>
          </w:rPr>
          <w:delText xml:space="preserve"> </w:delText>
        </w:r>
      </w:del>
      <w:del w:id="51" w:author="Byomkesh Talukder" w:date="2023-10-09T20:21:00Z">
        <w:r w:rsidRPr="00C835CD" w:rsidDel="00C835CD">
          <w:rPr>
            <w:rFonts w:ascii="Times New Roman" w:eastAsia="Times New Roman" w:hAnsi="Times New Roman" w:cs="Times New Roman"/>
            <w:sz w:val="24"/>
            <w:szCs w:val="24"/>
            <w:highlight w:val="yellow"/>
            <w:lang w:eastAsia="en-CA"/>
            <w:rPrChange w:id="52" w:author="Byomkesh Talukder" w:date="2023-10-09T20:21:00Z">
              <w:rPr>
                <w:rFonts w:ascii="Times New Roman" w:eastAsia="Times New Roman" w:hAnsi="Times New Roman" w:cs="Times New Roman"/>
                <w:sz w:val="24"/>
                <w:szCs w:val="24"/>
                <w:lang w:eastAsia="en-CA"/>
              </w:rPr>
            </w:rPrChange>
          </w:rPr>
          <w:delText>point out</w:delText>
        </w:r>
      </w:del>
      <w:ins w:id="53" w:author="Byomkesh Talukder" w:date="2023-10-09T20:21:00Z">
        <w:r w:rsidR="00C835CD" w:rsidRPr="00C835CD">
          <w:rPr>
            <w:rFonts w:ascii="Times New Roman" w:eastAsia="Times New Roman" w:hAnsi="Times New Roman" w:cs="Times New Roman"/>
            <w:sz w:val="24"/>
            <w:szCs w:val="24"/>
            <w:highlight w:val="yellow"/>
            <w:lang w:eastAsia="en-CA"/>
            <w:rPrChange w:id="54" w:author="Byomkesh Talukder" w:date="2023-10-09T20:21:00Z">
              <w:rPr>
                <w:rFonts w:ascii="Times New Roman" w:eastAsia="Times New Roman" w:hAnsi="Times New Roman" w:cs="Times New Roman"/>
                <w:sz w:val="24"/>
                <w:szCs w:val="24"/>
                <w:lang w:eastAsia="en-CA"/>
              </w:rPr>
            </w:rPrChange>
          </w:rPr>
          <w:t xml:space="preserve"> highlight</w:t>
        </w:r>
      </w:ins>
      <w:r w:rsidRPr="00ED25FB">
        <w:rPr>
          <w:rFonts w:ascii="Times New Roman" w:eastAsia="Times New Roman" w:hAnsi="Times New Roman" w:cs="Times New Roman"/>
          <w:sz w:val="24"/>
          <w:szCs w:val="24"/>
          <w:lang w:eastAsia="en-CA"/>
        </w:rPr>
        <w:t xml:space="preserve"> challenges and opportunities for further advancement. The study concludes by emphasizing the shared goals and interconnections among these fields in addressing complex health issues at the nexus of human health, environmental health, and ecosystem well-being.</w:t>
      </w:r>
    </w:p>
    <w:p w14:paraId="7D70E089" w14:textId="4BC35FFE" w:rsidR="00B860D9" w:rsidRPr="00934F5E" w:rsidRDefault="006F1604" w:rsidP="00AF3607">
      <w:pPr>
        <w:spacing w:line="240" w:lineRule="auto"/>
        <w:rPr>
          <w:rFonts w:ascii="Times New Roman" w:eastAsia="Times New Roman" w:hAnsi="Times New Roman" w:cs="Times New Roman"/>
          <w:sz w:val="24"/>
          <w:szCs w:val="24"/>
          <w:lang w:eastAsia="en-CA"/>
        </w:rPr>
      </w:pPr>
      <w:r w:rsidRPr="00934F5E">
        <w:rPr>
          <w:rFonts w:ascii="Times New Roman" w:eastAsia="Times New Roman" w:hAnsi="Times New Roman" w:cs="Times New Roman"/>
          <w:b/>
          <w:bCs/>
          <w:sz w:val="24"/>
          <w:szCs w:val="24"/>
          <w:lang w:eastAsia="en-CA"/>
        </w:rPr>
        <w:t xml:space="preserve">Keywords: </w:t>
      </w:r>
      <w:r w:rsidR="003E2F6B" w:rsidRPr="00934F5E">
        <w:rPr>
          <w:rFonts w:ascii="Times New Roman" w:eastAsia="Times New Roman" w:hAnsi="Times New Roman" w:cs="Times New Roman"/>
          <w:sz w:val="24"/>
          <w:szCs w:val="24"/>
          <w:lang w:eastAsia="en-CA"/>
        </w:rPr>
        <w:t>Planetary Health</w:t>
      </w:r>
      <w:r w:rsidRPr="00934F5E">
        <w:rPr>
          <w:rFonts w:ascii="Times New Roman" w:eastAsia="Times New Roman" w:hAnsi="Times New Roman" w:cs="Times New Roman"/>
          <w:sz w:val="24"/>
          <w:szCs w:val="24"/>
          <w:lang w:eastAsia="en-CA"/>
        </w:rPr>
        <w:t xml:space="preserve">, </w:t>
      </w:r>
      <w:r w:rsidR="003E2F6B" w:rsidRPr="00934F5E">
        <w:rPr>
          <w:rFonts w:ascii="Times New Roman" w:eastAsia="Times New Roman" w:hAnsi="Times New Roman" w:cs="Times New Roman"/>
          <w:sz w:val="24"/>
          <w:szCs w:val="24"/>
          <w:lang w:eastAsia="en-CA"/>
        </w:rPr>
        <w:t>One Health</w:t>
      </w:r>
      <w:r w:rsidRPr="00934F5E">
        <w:rPr>
          <w:rFonts w:ascii="Times New Roman" w:eastAsia="Times New Roman" w:hAnsi="Times New Roman" w:cs="Times New Roman"/>
          <w:sz w:val="24"/>
          <w:szCs w:val="24"/>
          <w:lang w:eastAsia="en-CA"/>
        </w:rPr>
        <w:t xml:space="preserve">, </w:t>
      </w:r>
      <w:proofErr w:type="spellStart"/>
      <w:r w:rsidR="00B82BF8">
        <w:rPr>
          <w:rFonts w:ascii="Times New Roman" w:eastAsia="Times New Roman" w:hAnsi="Times New Roman" w:cs="Times New Roman"/>
          <w:sz w:val="24"/>
          <w:szCs w:val="24"/>
          <w:lang w:eastAsia="en-CA"/>
        </w:rPr>
        <w:t>EcoHealth</w:t>
      </w:r>
      <w:proofErr w:type="spellEnd"/>
      <w:r w:rsidR="00F83261" w:rsidRPr="00934F5E">
        <w:rPr>
          <w:rFonts w:ascii="Times New Roman" w:eastAsia="Times New Roman" w:hAnsi="Times New Roman" w:cs="Times New Roman"/>
          <w:sz w:val="24"/>
          <w:szCs w:val="24"/>
          <w:lang w:eastAsia="en-CA"/>
        </w:rPr>
        <w:t xml:space="preserve">, </w:t>
      </w:r>
      <w:r w:rsidR="00AA7310" w:rsidRPr="00934F5E">
        <w:rPr>
          <w:rFonts w:ascii="Times New Roman" w:eastAsia="Times New Roman" w:hAnsi="Times New Roman" w:cs="Times New Roman"/>
          <w:sz w:val="24"/>
          <w:szCs w:val="24"/>
          <w:lang w:eastAsia="en-CA"/>
        </w:rPr>
        <w:t>Advocacy, Distinctions, Resemblances</w:t>
      </w:r>
      <w:r w:rsidR="00AD0AD6" w:rsidRPr="00934F5E">
        <w:rPr>
          <w:rFonts w:ascii="Times New Roman" w:eastAsia="Times New Roman" w:hAnsi="Times New Roman" w:cs="Times New Roman"/>
          <w:sz w:val="24"/>
          <w:szCs w:val="24"/>
          <w:lang w:eastAsia="en-CA"/>
        </w:rPr>
        <w:br w:type="page"/>
      </w:r>
    </w:p>
    <w:p w14:paraId="1F6EF831" w14:textId="7212FD72" w:rsidR="00746608" w:rsidRDefault="00BA23F2" w:rsidP="00C5622F">
      <w:pPr>
        <w:pStyle w:val="ListParagraph"/>
        <w:numPr>
          <w:ilvl w:val="0"/>
          <w:numId w:val="1"/>
        </w:numPr>
        <w:spacing w:line="240" w:lineRule="auto"/>
        <w:jc w:val="both"/>
        <w:rPr>
          <w:rFonts w:ascii="Times New Roman" w:hAnsi="Times New Roman" w:cs="Times New Roman"/>
          <w:b/>
          <w:bCs/>
          <w:sz w:val="24"/>
          <w:szCs w:val="24"/>
        </w:rPr>
      </w:pPr>
      <w:r w:rsidRPr="00934F5E">
        <w:rPr>
          <w:rFonts w:ascii="Times New Roman" w:hAnsi="Times New Roman" w:cs="Times New Roman"/>
          <w:b/>
          <w:bCs/>
          <w:sz w:val="24"/>
          <w:szCs w:val="24"/>
        </w:rPr>
        <w:lastRenderedPageBreak/>
        <w:t xml:space="preserve">Introduction </w:t>
      </w:r>
    </w:p>
    <w:p w14:paraId="665417DD" w14:textId="77777777" w:rsidR="00D10741" w:rsidRPr="00934F5E" w:rsidRDefault="00D10741" w:rsidP="00AF3607">
      <w:pPr>
        <w:pStyle w:val="ListParagraph"/>
        <w:spacing w:line="240" w:lineRule="auto"/>
        <w:ind w:left="360"/>
        <w:jc w:val="both"/>
        <w:rPr>
          <w:rFonts w:ascii="Times New Roman" w:hAnsi="Times New Roman" w:cs="Times New Roman"/>
          <w:b/>
          <w:bCs/>
          <w:sz w:val="24"/>
          <w:szCs w:val="24"/>
        </w:rPr>
      </w:pPr>
    </w:p>
    <w:p w14:paraId="4986806E" w14:textId="2A9F1E7F" w:rsidR="00D10741" w:rsidRPr="00D10741" w:rsidRDefault="00D10741" w:rsidP="00AF3607">
      <w:pPr>
        <w:spacing w:line="240" w:lineRule="auto"/>
        <w:jc w:val="both"/>
        <w:rPr>
          <w:rFonts w:ascii="Times New Roman" w:hAnsi="Times New Roman" w:cs="Times New Roman"/>
          <w:sz w:val="24"/>
          <w:szCs w:val="24"/>
        </w:rPr>
      </w:pPr>
      <w:r w:rsidRPr="00D10741">
        <w:rPr>
          <w:rFonts w:ascii="Times New Roman" w:hAnsi="Times New Roman" w:cs="Times New Roman"/>
          <w:sz w:val="24"/>
          <w:szCs w:val="24"/>
        </w:rPr>
        <w:t xml:space="preserve">Humans and ecosystems are connected </w:t>
      </w:r>
      <w:r w:rsidR="000149A1" w:rsidRPr="000149A1">
        <w:rPr>
          <w:rFonts w:ascii="Times New Roman" w:hAnsi="Times New Roman" w:cs="Times New Roman"/>
          <w:color w:val="0070C0"/>
          <w:sz w:val="24"/>
          <w:szCs w:val="24"/>
        </w:rPr>
        <w:t>[1,2,3]</w:t>
      </w:r>
      <w:r w:rsidRPr="00D10741">
        <w:rPr>
          <w:rFonts w:ascii="Times New Roman" w:hAnsi="Times New Roman" w:cs="Times New Roman"/>
          <w:sz w:val="24"/>
          <w:szCs w:val="24"/>
        </w:rPr>
        <w:t xml:space="preserve">. Exploiting ecosystems for survival has shaped and influenced human societies and ecosystems and continues to impact both humans and ecosystems today. Many religions and indigenous communities recognize the importance of protecting ecosystems and advocate for the judicious use of resources </w:t>
      </w:r>
      <w:r w:rsidR="000149A1" w:rsidRPr="000149A1">
        <w:rPr>
          <w:rFonts w:ascii="Times New Roman" w:hAnsi="Times New Roman" w:cs="Times New Roman"/>
          <w:color w:val="0070C0"/>
          <w:sz w:val="24"/>
          <w:szCs w:val="24"/>
        </w:rPr>
        <w:t>[</w:t>
      </w:r>
      <w:r w:rsidR="000149A1">
        <w:rPr>
          <w:rFonts w:ascii="Times New Roman" w:hAnsi="Times New Roman" w:cs="Times New Roman"/>
          <w:color w:val="0070C0"/>
          <w:sz w:val="24"/>
          <w:szCs w:val="24"/>
        </w:rPr>
        <w:t>4,5,6]</w:t>
      </w:r>
      <w:r w:rsidRPr="00D10741">
        <w:rPr>
          <w:rFonts w:ascii="Times New Roman" w:hAnsi="Times New Roman" w:cs="Times New Roman"/>
          <w:sz w:val="24"/>
          <w:szCs w:val="24"/>
        </w:rPr>
        <w:t xml:space="preserve">. Humans and ecosystems are interconnected in a complex adaptive system. Ecosystems provide various services to humans, including regulatory services such as pollination, water purification, climate regulation, and so forth, and provisional services such as food, raw materials, medicinal resources, and so on </w:t>
      </w:r>
      <w:r w:rsidR="000149A1">
        <w:rPr>
          <w:rFonts w:ascii="Times New Roman" w:hAnsi="Times New Roman" w:cs="Times New Roman"/>
          <w:color w:val="0070C0"/>
          <w:sz w:val="24"/>
          <w:szCs w:val="24"/>
        </w:rPr>
        <w:t>[7,8,9,10</w:t>
      </w:r>
      <w:r w:rsidR="00ED69FA">
        <w:rPr>
          <w:rFonts w:ascii="Times New Roman" w:hAnsi="Times New Roman" w:cs="Times New Roman"/>
          <w:color w:val="0070C0"/>
          <w:sz w:val="24"/>
          <w:szCs w:val="24"/>
        </w:rPr>
        <w:t>,11]</w:t>
      </w:r>
      <w:r w:rsidRPr="00D10741">
        <w:rPr>
          <w:rFonts w:ascii="Times New Roman" w:hAnsi="Times New Roman" w:cs="Times New Roman"/>
          <w:sz w:val="24"/>
          <w:szCs w:val="24"/>
        </w:rPr>
        <w:t>. These services are crucial for human health and influence</w:t>
      </w:r>
      <w:r w:rsidR="00D0679D">
        <w:rPr>
          <w:rFonts w:ascii="Times New Roman" w:hAnsi="Times New Roman" w:cs="Times New Roman"/>
          <w:sz w:val="24"/>
          <w:szCs w:val="24"/>
        </w:rPr>
        <w:t xml:space="preserve"> the</w:t>
      </w:r>
      <w:r w:rsidRPr="00D10741">
        <w:rPr>
          <w:rFonts w:ascii="Times New Roman" w:hAnsi="Times New Roman" w:cs="Times New Roman"/>
          <w:sz w:val="24"/>
          <w:szCs w:val="24"/>
        </w:rPr>
        <w:t xml:space="preserve"> social determinants of health </w:t>
      </w:r>
      <w:r w:rsidR="00ED69FA" w:rsidRPr="00ED69FA">
        <w:rPr>
          <w:rFonts w:ascii="Times New Roman" w:hAnsi="Times New Roman" w:cs="Times New Roman"/>
          <w:color w:val="0070C0"/>
          <w:sz w:val="24"/>
          <w:szCs w:val="24"/>
        </w:rPr>
        <w:t>[12].</w:t>
      </w:r>
    </w:p>
    <w:p w14:paraId="2FCD1872" w14:textId="437DE559" w:rsidR="005A5CDC" w:rsidRPr="00934F5E" w:rsidRDefault="009D7BEB"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Human reliance on ecosystems for survival and health has increased alongside the growth of the global population</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[13,14]</w:t>
      </w:r>
      <w:r w:rsidRPr="00934F5E">
        <w:rPr>
          <w:rFonts w:ascii="Times New Roman" w:hAnsi="Times New Roman" w:cs="Times New Roman"/>
          <w:sz w:val="24"/>
          <w:szCs w:val="24"/>
        </w:rPr>
        <w:t xml:space="preserve">. Achievements in human development, such as longer life expectancies and poverty reduction, have been facilitated by resource usage, including fossil fuels, increased energy consumption, and modified agricultural practices. </w:t>
      </w:r>
      <w:r w:rsidRPr="00D10741">
        <w:rPr>
          <w:rFonts w:ascii="Times New Roman" w:hAnsi="Times New Roman" w:cs="Times New Roman"/>
          <w:sz w:val="24"/>
          <w:szCs w:val="24"/>
        </w:rPr>
        <w:t>However, these advances have resulted in detrimental consequences like escalating CO</w:t>
      </w:r>
      <w:r w:rsidRPr="00D10741">
        <w:rPr>
          <w:rFonts w:ascii="Times New Roman" w:hAnsi="Times New Roman" w:cs="Times New Roman"/>
          <w:sz w:val="24"/>
          <w:szCs w:val="24"/>
          <w:vertAlign w:val="subscript"/>
        </w:rPr>
        <w:t>2</w:t>
      </w:r>
      <w:r w:rsidRPr="00D10741">
        <w:rPr>
          <w:rFonts w:ascii="Times New Roman" w:hAnsi="Times New Roman" w:cs="Times New Roman"/>
          <w:sz w:val="24"/>
          <w:szCs w:val="24"/>
        </w:rPr>
        <w:t xml:space="preserve"> emissions, deforestation, water scarcity, and other environmental damages</w:t>
      </w:r>
      <w:r w:rsidR="00C208CE" w:rsidRPr="00D10741">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[14]</w:t>
      </w:r>
      <w:r w:rsidRPr="00D10741">
        <w:rPr>
          <w:rFonts w:ascii="Times New Roman" w:hAnsi="Times New Roman" w:cs="Times New Roman"/>
          <w:sz w:val="24"/>
          <w:szCs w:val="24"/>
        </w:rPr>
        <w:t>. As the world</w:t>
      </w:r>
      <w:r w:rsidR="00114FD8" w:rsidRPr="00D10741">
        <w:rPr>
          <w:rFonts w:ascii="Times New Roman" w:hAnsi="Times New Roman" w:cs="Times New Roman"/>
          <w:sz w:val="24"/>
          <w:szCs w:val="24"/>
        </w:rPr>
        <w:t>’</w:t>
      </w:r>
      <w:r w:rsidRPr="00D10741">
        <w:rPr>
          <w:rFonts w:ascii="Times New Roman" w:hAnsi="Times New Roman" w:cs="Times New Roman"/>
          <w:sz w:val="24"/>
          <w:szCs w:val="24"/>
        </w:rPr>
        <w:t>s population is projected to reach 9.6 billion by 2050, the demand for food and water will intensify, further straining available resources and exacerbating greenhouse gas emissions, environmental degradation, and the vulnerability of Earth</w:t>
      </w:r>
      <w:r w:rsidR="00114FD8" w:rsidRPr="00D10741">
        <w:rPr>
          <w:rFonts w:ascii="Times New Roman" w:hAnsi="Times New Roman" w:cs="Times New Roman"/>
          <w:sz w:val="24"/>
          <w:szCs w:val="24"/>
        </w:rPr>
        <w:t>’</w:t>
      </w:r>
      <w:r w:rsidRPr="00D10741">
        <w:rPr>
          <w:rFonts w:ascii="Times New Roman" w:hAnsi="Times New Roman" w:cs="Times New Roman"/>
          <w:sz w:val="24"/>
          <w:szCs w:val="24"/>
        </w:rPr>
        <w:t>s systems</w:t>
      </w:r>
      <w:r w:rsidR="00C208CE" w:rsidRPr="00D10741">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[14]</w:t>
      </w:r>
      <w:r w:rsidRPr="00D10741">
        <w:rPr>
          <w:rFonts w:ascii="Times New Roman" w:hAnsi="Times New Roman" w:cs="Times New Roman"/>
          <w:sz w:val="24"/>
          <w:szCs w:val="24"/>
        </w:rPr>
        <w:t>.</w:t>
      </w:r>
      <w:r w:rsidRPr="00934F5E">
        <w:rPr>
          <w:rFonts w:ascii="Times New Roman" w:hAnsi="Times New Roman" w:cs="Times New Roman"/>
          <w:sz w:val="24"/>
          <w:szCs w:val="24"/>
        </w:rPr>
        <w:t xml:space="preserve"> </w:t>
      </w:r>
    </w:p>
    <w:p w14:paraId="51BEBF9A" w14:textId="3FE81A0C" w:rsidR="006C3C0A" w:rsidRPr="00934F5E" w:rsidRDefault="009D7BEB"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Regrettably, this exploitation has endangered ecosystem functioning. The industrial revolution in the </w:t>
      </w:r>
      <w:r w:rsidR="005A5CDC" w:rsidRPr="00934F5E">
        <w:rPr>
          <w:rFonts w:ascii="Times New Roman" w:hAnsi="Times New Roman" w:cs="Times New Roman"/>
          <w:sz w:val="24"/>
          <w:szCs w:val="24"/>
        </w:rPr>
        <w:t xml:space="preserve">nineteenth </w:t>
      </w:r>
      <w:r w:rsidRPr="00934F5E">
        <w:rPr>
          <w:rFonts w:ascii="Times New Roman" w:hAnsi="Times New Roman" w:cs="Times New Roman"/>
          <w:sz w:val="24"/>
          <w:szCs w:val="24"/>
        </w:rPr>
        <w:t>century triggered significant pollution, environmental degradation, and public health concerns through changes in production and manufacturing processes</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[15]</w:t>
      </w:r>
      <w:r w:rsidRPr="00934F5E">
        <w:rPr>
          <w:rFonts w:ascii="Times New Roman" w:hAnsi="Times New Roman" w:cs="Times New Roman"/>
          <w:sz w:val="24"/>
          <w:szCs w:val="24"/>
        </w:rPr>
        <w:t>. Presently, 14 out of 18 categories of nature</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s contributions to </w:t>
      </w:r>
      <w:r w:rsidR="00D0679D">
        <w:rPr>
          <w:rFonts w:ascii="Times New Roman" w:hAnsi="Times New Roman" w:cs="Times New Roman"/>
          <w:sz w:val="24"/>
          <w:szCs w:val="24"/>
        </w:rPr>
        <w:t>human life</w:t>
      </w:r>
      <w:r w:rsidR="00D0679D" w:rsidRPr="00934F5E">
        <w:rPr>
          <w:rFonts w:ascii="Times New Roman" w:hAnsi="Times New Roman" w:cs="Times New Roman"/>
          <w:sz w:val="24"/>
          <w:szCs w:val="24"/>
        </w:rPr>
        <w:t xml:space="preserve"> </w:t>
      </w:r>
      <w:r w:rsidRPr="00934F5E">
        <w:rPr>
          <w:rFonts w:ascii="Times New Roman" w:hAnsi="Times New Roman" w:cs="Times New Roman"/>
          <w:sz w:val="24"/>
          <w:szCs w:val="24"/>
        </w:rPr>
        <w:t>are experiencing decline, reflecting the strain on ecosystems and their reduced capacity to sustain human civilization, leading to adverse health impacts</w:t>
      </w:r>
      <w:r w:rsidR="006C3C0A" w:rsidRPr="00934F5E">
        <w:rPr>
          <w:rFonts w:ascii="Times New Roman" w:hAnsi="Times New Roman" w:cs="Times New Roman"/>
          <w:sz w:val="24"/>
          <w:szCs w:val="24"/>
        </w:rPr>
        <w:t xml:space="preserve"> (see Fig. 1)</w:t>
      </w:r>
      <w:r w:rsidRPr="00934F5E">
        <w:rPr>
          <w:rFonts w:ascii="Times New Roman" w:hAnsi="Times New Roman" w:cs="Times New Roman"/>
          <w:sz w:val="24"/>
          <w:szCs w:val="24"/>
        </w:rPr>
        <w:t>.</w:t>
      </w:r>
      <w:r w:rsidR="00C208CE">
        <w:rPr>
          <w:rFonts w:ascii="Times New Roman" w:hAnsi="Times New Roman" w:cs="Times New Roman"/>
          <w:sz w:val="24"/>
          <w:szCs w:val="24"/>
        </w:rPr>
        <w:t xml:space="preserve"> For instance,</w:t>
      </w:r>
      <w:r w:rsidRPr="00934F5E">
        <w:rPr>
          <w:rFonts w:ascii="Times New Roman" w:hAnsi="Times New Roman" w:cs="Times New Roman"/>
          <w:sz w:val="24"/>
          <w:szCs w:val="24"/>
        </w:rPr>
        <w:t xml:space="preserve"> </w:t>
      </w:r>
      <w:r w:rsidR="00C208CE">
        <w:rPr>
          <w:rFonts w:ascii="Times New Roman" w:hAnsi="Times New Roman" w:cs="Times New Roman"/>
          <w:sz w:val="24"/>
          <w:szCs w:val="24"/>
        </w:rPr>
        <w:t>a</w:t>
      </w:r>
      <w:r w:rsidR="00C208CE" w:rsidRPr="00934F5E">
        <w:rPr>
          <w:rFonts w:ascii="Times New Roman" w:hAnsi="Times New Roman" w:cs="Times New Roman"/>
          <w:sz w:val="24"/>
          <w:szCs w:val="24"/>
        </w:rPr>
        <w:t xml:space="preserve">ir </w:t>
      </w:r>
      <w:r w:rsidRPr="00934F5E">
        <w:rPr>
          <w:rFonts w:ascii="Times New Roman" w:hAnsi="Times New Roman" w:cs="Times New Roman"/>
          <w:sz w:val="24"/>
          <w:szCs w:val="24"/>
        </w:rPr>
        <w:t>and water pollution have been linked to health issues like cancer and respiratory disorders</w:t>
      </w:r>
      <w:r w:rsidR="00D0679D">
        <w:rPr>
          <w:rFonts w:ascii="Times New Roman" w:hAnsi="Times New Roman" w:cs="Times New Roman"/>
          <w:sz w:val="24"/>
          <w:szCs w:val="24"/>
        </w:rPr>
        <w:t>, and p</w:t>
      </w:r>
      <w:r w:rsidRPr="00934F5E">
        <w:rPr>
          <w:rFonts w:ascii="Times New Roman" w:hAnsi="Times New Roman" w:cs="Times New Roman"/>
          <w:sz w:val="24"/>
          <w:szCs w:val="24"/>
        </w:rPr>
        <w:t>esticides and improper waste disposal have poisoned millions and contaminated water sources, contributing to the spread of waterborne diseases</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[16]</w:t>
      </w:r>
      <w:r w:rsidRPr="00934F5E">
        <w:rPr>
          <w:rFonts w:ascii="Times New Roman" w:hAnsi="Times New Roman" w:cs="Times New Roman"/>
          <w:sz w:val="24"/>
          <w:szCs w:val="24"/>
        </w:rPr>
        <w:t xml:space="preserve">. </w:t>
      </w:r>
    </w:p>
    <w:p w14:paraId="4C73DAAC" w14:textId="200B72C4" w:rsidR="009D7BEB" w:rsidRPr="00B82BF8" w:rsidRDefault="009D7BEB" w:rsidP="00AF3607">
      <w:pPr>
        <w:pStyle w:val="z-TopofForm"/>
        <w:rPr>
          <w:rFonts w:ascii="Times New Roman" w:hAnsi="Times New Roman" w:cs="Times New Roman"/>
        </w:rPr>
      </w:pPr>
      <w:r w:rsidRPr="00B82BF8">
        <w:rPr>
          <w:rFonts w:ascii="Times New Roman" w:hAnsi="Times New Roman" w:cs="Times New Roman"/>
        </w:rPr>
        <w:t>Top of Form</w:t>
      </w:r>
    </w:p>
    <w:p w14:paraId="3844BDAD" w14:textId="0F147CFB" w:rsidR="00CF22D1" w:rsidRPr="00934F5E" w:rsidRDefault="00B27C00" w:rsidP="00AF3607">
      <w:pPr>
        <w:spacing w:line="240" w:lineRule="auto"/>
        <w:jc w:val="both"/>
        <w:rPr>
          <w:rFonts w:ascii="Times New Roman" w:hAnsi="Times New Roman" w:cs="Times New Roman"/>
          <w:color w:val="222222"/>
          <w:sz w:val="24"/>
          <w:szCs w:val="24"/>
          <w:shd w:val="clear" w:color="auto" w:fill="FFFFFF"/>
        </w:rPr>
      </w:pPr>
      <w:r w:rsidRPr="00934F5E">
        <w:rPr>
          <w:rFonts w:ascii="Times New Roman" w:hAnsi="Times New Roman" w:cs="Times New Roman"/>
          <w:noProof/>
          <w:sz w:val="24"/>
          <w:szCs w:val="24"/>
        </w:rPr>
        <w:lastRenderedPageBreak/>
        <w:drawing>
          <wp:anchor distT="0" distB="0" distL="114300" distR="114300" simplePos="0" relativeHeight="251652608" behindDoc="1" locked="0" layoutInCell="1" allowOverlap="1" wp14:anchorId="7FAADDB7" wp14:editId="1CB5E8BC">
            <wp:simplePos x="0" y="0"/>
            <wp:positionH relativeFrom="column">
              <wp:posOffset>210820</wp:posOffset>
            </wp:positionH>
            <wp:positionV relativeFrom="paragraph">
              <wp:posOffset>175260</wp:posOffset>
            </wp:positionV>
            <wp:extent cx="5482590" cy="7305040"/>
            <wp:effectExtent l="0" t="0" r="3810" b="0"/>
            <wp:wrapTight wrapText="bothSides">
              <wp:wrapPolygon edited="0">
                <wp:start x="0" y="0"/>
                <wp:lineTo x="0" y="21517"/>
                <wp:lineTo x="21540" y="21517"/>
                <wp:lineTo x="21540" y="0"/>
                <wp:lineTo x="0" y="0"/>
              </wp:wrapPolygon>
            </wp:wrapTight>
            <wp:docPr id="143375" name="Picture 14337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5" name="Picture 143375" descr="Tab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590" cy="730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A51614" w14:textId="4FF75E3C" w:rsidR="00543596" w:rsidRPr="00934F5E" w:rsidRDefault="00DE6A21" w:rsidP="00AF3607">
      <w:pPr>
        <w:spacing w:line="240" w:lineRule="auto"/>
        <w:jc w:val="both"/>
        <w:rPr>
          <w:rFonts w:ascii="Times New Roman" w:hAnsi="Times New Roman" w:cs="Times New Roman"/>
          <w:sz w:val="20"/>
          <w:szCs w:val="20"/>
        </w:rPr>
      </w:pPr>
      <w:r w:rsidRPr="00934F5E">
        <w:rPr>
          <w:rFonts w:ascii="Times New Roman" w:hAnsi="Times New Roman" w:cs="Times New Roman"/>
          <w:sz w:val="20"/>
          <w:szCs w:val="20"/>
        </w:rPr>
        <w:t>Fi</w:t>
      </w:r>
      <w:r w:rsidR="005F2975" w:rsidRPr="00934F5E">
        <w:rPr>
          <w:rFonts w:ascii="Times New Roman" w:hAnsi="Times New Roman" w:cs="Times New Roman"/>
          <w:sz w:val="20"/>
          <w:szCs w:val="20"/>
        </w:rPr>
        <w:t xml:space="preserve">g. 1. </w:t>
      </w:r>
      <w:r w:rsidRPr="00934F5E">
        <w:rPr>
          <w:rFonts w:ascii="Times New Roman" w:hAnsi="Times New Roman" w:cs="Times New Roman"/>
          <w:sz w:val="20"/>
          <w:szCs w:val="20"/>
        </w:rPr>
        <w:t xml:space="preserve">Global 50-year trends in the capacity of nature to sustain contributions to a good quality of life, showing a decline </w:t>
      </w:r>
      <w:r w:rsidR="00D0679D">
        <w:rPr>
          <w:rFonts w:ascii="Times New Roman" w:hAnsi="Times New Roman" w:cs="Times New Roman"/>
          <w:sz w:val="20"/>
          <w:szCs w:val="20"/>
        </w:rPr>
        <w:t>in</w:t>
      </w:r>
      <w:r w:rsidR="00D0679D" w:rsidRPr="00934F5E">
        <w:rPr>
          <w:rFonts w:ascii="Times New Roman" w:hAnsi="Times New Roman" w:cs="Times New Roman"/>
          <w:sz w:val="20"/>
          <w:szCs w:val="20"/>
        </w:rPr>
        <w:t xml:space="preserve"> </w:t>
      </w:r>
      <w:r w:rsidRPr="00934F5E">
        <w:rPr>
          <w:rFonts w:ascii="Times New Roman" w:hAnsi="Times New Roman" w:cs="Times New Roman"/>
          <w:sz w:val="20"/>
          <w:szCs w:val="20"/>
        </w:rPr>
        <w:t>14 of the 18 categories of nature</w:t>
      </w:r>
      <w:r w:rsidR="00114FD8" w:rsidRPr="00934F5E">
        <w:rPr>
          <w:rFonts w:ascii="Times New Roman" w:hAnsi="Times New Roman" w:cs="Times New Roman"/>
          <w:sz w:val="20"/>
          <w:szCs w:val="20"/>
        </w:rPr>
        <w:t>’</w:t>
      </w:r>
      <w:r w:rsidRPr="00934F5E">
        <w:rPr>
          <w:rFonts w:ascii="Times New Roman" w:hAnsi="Times New Roman" w:cs="Times New Roman"/>
          <w:sz w:val="20"/>
          <w:szCs w:val="20"/>
        </w:rPr>
        <w:t xml:space="preserve">s contributions to people </w:t>
      </w:r>
      <w:r w:rsidR="00ED69FA" w:rsidRPr="00ED69FA">
        <w:rPr>
          <w:rFonts w:ascii="Times New Roman" w:hAnsi="Times New Roman" w:cs="Times New Roman"/>
          <w:color w:val="0070C0"/>
          <w:sz w:val="20"/>
          <w:szCs w:val="20"/>
        </w:rPr>
        <w:t>[16]</w:t>
      </w:r>
      <w:r w:rsidRPr="00934F5E">
        <w:rPr>
          <w:rFonts w:ascii="Times New Roman" w:hAnsi="Times New Roman" w:cs="Times New Roman"/>
          <w:sz w:val="20"/>
          <w:szCs w:val="20"/>
        </w:rPr>
        <w:t>.</w:t>
      </w:r>
    </w:p>
    <w:p w14:paraId="1136AE3E" w14:textId="1009FC4C" w:rsidR="00C208CE" w:rsidRPr="00927253" w:rsidRDefault="006C3C0A" w:rsidP="00AF3607">
      <w:pPr>
        <w:spacing w:line="240" w:lineRule="auto"/>
        <w:jc w:val="both"/>
        <w:rPr>
          <w:rFonts w:ascii="Times New Roman" w:hAnsi="Times New Roman" w:cs="Times New Roman"/>
          <w:color w:val="000000" w:themeColor="text1"/>
          <w:sz w:val="24"/>
          <w:szCs w:val="24"/>
        </w:rPr>
      </w:pPr>
      <w:r w:rsidRPr="00934F5E">
        <w:rPr>
          <w:rFonts w:ascii="Times New Roman" w:hAnsi="Times New Roman" w:cs="Times New Roman"/>
          <w:sz w:val="24"/>
          <w:szCs w:val="24"/>
        </w:rPr>
        <w:lastRenderedPageBreak/>
        <w:t xml:space="preserve">These issues are not new; environmental degradation has been attributed as a contributing factor to the destruction of numerous past societies, </w:t>
      </w:r>
      <w:r w:rsidR="00D0679D">
        <w:rPr>
          <w:rFonts w:ascii="Times New Roman" w:hAnsi="Times New Roman" w:cs="Times New Roman"/>
          <w:sz w:val="24"/>
          <w:szCs w:val="24"/>
        </w:rPr>
        <w:t>such as</w:t>
      </w:r>
      <w:r w:rsidR="00D0679D"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the collapse of the </w:t>
      </w:r>
      <w:hyperlink r:id="rId23" w:history="1">
        <w:r w:rsidR="00AF3607" w:rsidRPr="00AF3607">
          <w:rPr>
            <w:rFonts w:ascii="Times New Roman" w:hAnsi="Times New Roman" w:cs="Times New Roman"/>
            <w:sz w:val="24"/>
            <w:szCs w:val="24"/>
          </w:rPr>
          <w:t>Indus Valley</w:t>
        </w:r>
      </w:hyperlink>
      <w:r w:rsidR="00AF3607" w:rsidRPr="00AF3607">
        <w:rPr>
          <w:rFonts w:ascii="Times New Roman" w:hAnsi="Times New Roman" w:cs="Times New Roman"/>
          <w:sz w:val="24"/>
          <w:szCs w:val="24"/>
        </w:rPr>
        <w:t> </w:t>
      </w:r>
      <w:hyperlink r:id="rId24" w:history="1">
        <w:r w:rsidR="00AF3607" w:rsidRPr="00AF3607">
          <w:rPr>
            <w:rFonts w:ascii="Times New Roman" w:hAnsi="Times New Roman" w:cs="Times New Roman"/>
            <w:sz w:val="24"/>
            <w:szCs w:val="24"/>
          </w:rPr>
          <w:t>Civilization</w:t>
        </w:r>
      </w:hyperlink>
      <w:r w:rsidR="00AF3607">
        <w:rPr>
          <w:rFonts w:ascii="Times New Roman" w:hAnsi="Times New Roman" w:cs="Times New Roman"/>
          <w:sz w:val="24"/>
          <w:szCs w:val="24"/>
        </w:rPr>
        <w:t xml:space="preserve"> (</w:t>
      </w:r>
      <w:r w:rsidR="00AF3607" w:rsidRPr="00AF3607">
        <w:rPr>
          <w:rFonts w:ascii="Times New Roman" w:hAnsi="Times New Roman" w:cs="Times New Roman"/>
          <w:sz w:val="24"/>
          <w:szCs w:val="24"/>
        </w:rPr>
        <w:t xml:space="preserve">7000 to 600 BCE) </w:t>
      </w:r>
      <w:r w:rsidR="00ED69FA" w:rsidRPr="00ED69FA">
        <w:rPr>
          <w:rFonts w:ascii="Times New Roman" w:hAnsi="Times New Roman" w:cs="Times New Roman"/>
          <w:color w:val="0070C0"/>
          <w:sz w:val="24"/>
          <w:szCs w:val="24"/>
        </w:rPr>
        <w:t>[17]</w:t>
      </w:r>
      <w:r w:rsidR="00C208CE" w:rsidRPr="00C208CE">
        <w:rPr>
          <w:rFonts w:ascii="Times New Roman" w:hAnsi="Times New Roman" w:cs="Times New Roman"/>
          <w:sz w:val="24"/>
          <w:szCs w:val="24"/>
        </w:rPr>
        <w:t>.</w:t>
      </w:r>
      <w:r w:rsidR="00C208CE">
        <w:rPr>
          <w:rFonts w:ascii="Times New Roman" w:hAnsi="Times New Roman" w:cs="Times New Roman"/>
          <w:sz w:val="24"/>
          <w:szCs w:val="24"/>
        </w:rPr>
        <w:t xml:space="preserve"> </w:t>
      </w:r>
      <w:r w:rsidRPr="00934F5E">
        <w:rPr>
          <w:rFonts w:ascii="Times New Roman" w:hAnsi="Times New Roman" w:cs="Times New Roman"/>
          <w:sz w:val="24"/>
          <w:szCs w:val="24"/>
        </w:rPr>
        <w:t xml:space="preserve">The need to address the unsustainable use of natural resources and mitigate harmful impacts on ecosystems and human health </w:t>
      </w:r>
      <w:r w:rsidR="00D0679D">
        <w:rPr>
          <w:rFonts w:ascii="Times New Roman" w:hAnsi="Times New Roman" w:cs="Times New Roman"/>
          <w:sz w:val="24"/>
          <w:szCs w:val="24"/>
        </w:rPr>
        <w:t>is</w:t>
      </w:r>
      <w:r w:rsidRPr="00934F5E">
        <w:rPr>
          <w:rFonts w:ascii="Times New Roman" w:hAnsi="Times New Roman" w:cs="Times New Roman"/>
          <w:sz w:val="24"/>
          <w:szCs w:val="24"/>
        </w:rPr>
        <w:t xml:space="preserve"> </w:t>
      </w:r>
      <w:r w:rsidR="00D0679D" w:rsidRPr="00934F5E">
        <w:rPr>
          <w:rFonts w:ascii="Times New Roman" w:hAnsi="Times New Roman" w:cs="Times New Roman"/>
          <w:sz w:val="24"/>
          <w:szCs w:val="24"/>
        </w:rPr>
        <w:t xml:space="preserve">urgent </w:t>
      </w:r>
      <w:r w:rsidR="00D0679D">
        <w:rPr>
          <w:rFonts w:ascii="Times New Roman" w:hAnsi="Times New Roman" w:cs="Times New Roman"/>
          <w:sz w:val="24"/>
          <w:szCs w:val="24"/>
        </w:rPr>
        <w:t xml:space="preserve">as well as </w:t>
      </w:r>
      <w:r w:rsidRPr="00934F5E">
        <w:rPr>
          <w:rFonts w:ascii="Times New Roman" w:hAnsi="Times New Roman" w:cs="Times New Roman"/>
          <w:sz w:val="24"/>
          <w:szCs w:val="24"/>
        </w:rPr>
        <w:t>evident</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[18]</w:t>
      </w:r>
      <w:r w:rsidRPr="00934F5E">
        <w:rPr>
          <w:rFonts w:ascii="Times New Roman" w:hAnsi="Times New Roman" w:cs="Times New Roman"/>
          <w:sz w:val="24"/>
          <w:szCs w:val="24"/>
        </w:rPr>
        <w:t xml:space="preserve">. Environmental movements gained momentum in the twentieth century, </w:t>
      </w:r>
      <w:del w:id="55" w:author="Byomkesh Talukder" w:date="2023-10-09T20:39:00Z">
        <w:r w:rsidR="00D0679D" w:rsidDel="0093512C">
          <w:rPr>
            <w:rFonts w:ascii="Times New Roman" w:hAnsi="Times New Roman" w:cs="Times New Roman"/>
            <w:sz w:val="24"/>
            <w:szCs w:val="24"/>
          </w:rPr>
          <w:delText>leading to the establishment of</w:delText>
        </w:r>
      </w:del>
      <w:ins w:id="56" w:author="Byomkesh Talukder" w:date="2023-10-09T20:39:00Z">
        <w:r w:rsidR="0093512C">
          <w:rPr>
            <w:rFonts w:ascii="Times New Roman" w:hAnsi="Times New Roman" w:cs="Times New Roman"/>
            <w:sz w:val="24"/>
            <w:szCs w:val="24"/>
          </w:rPr>
          <w:t>establishing</w:t>
        </w:r>
      </w:ins>
      <w:r w:rsidR="00D0679D" w:rsidRPr="00934F5E">
        <w:rPr>
          <w:rFonts w:ascii="Times New Roman" w:hAnsi="Times New Roman" w:cs="Times New Roman"/>
          <w:sz w:val="24"/>
          <w:szCs w:val="24"/>
        </w:rPr>
        <w:t xml:space="preserve"> </w:t>
      </w:r>
      <w:r w:rsidRPr="00934F5E">
        <w:rPr>
          <w:rFonts w:ascii="Times New Roman" w:hAnsi="Times New Roman" w:cs="Times New Roman"/>
          <w:sz w:val="24"/>
          <w:szCs w:val="24"/>
        </w:rPr>
        <w:t>national and international environmental laws and regulations</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[19]</w:t>
      </w:r>
      <w:r w:rsidRPr="00934F5E">
        <w:rPr>
          <w:rFonts w:ascii="Times New Roman" w:hAnsi="Times New Roman" w:cs="Times New Roman"/>
          <w:sz w:val="24"/>
          <w:szCs w:val="24"/>
        </w:rPr>
        <w:t xml:space="preserve">. Scientific research in the latter part of the twentieth century established the link between environmental factors and specific health outcomes, including cancer and respiratory diseases. </w:t>
      </w:r>
      <w:r w:rsidR="00CC4577" w:rsidRPr="00934F5E">
        <w:rPr>
          <w:rFonts w:ascii="Times New Roman" w:hAnsi="Times New Roman" w:cs="Times New Roman"/>
          <w:sz w:val="24"/>
          <w:szCs w:val="24"/>
        </w:rPr>
        <w:t>Accordingly</w:t>
      </w:r>
      <w:r w:rsidRPr="00934F5E">
        <w:rPr>
          <w:rFonts w:ascii="Times New Roman" w:hAnsi="Times New Roman" w:cs="Times New Roman"/>
          <w:sz w:val="24"/>
          <w:szCs w:val="24"/>
        </w:rPr>
        <w:t>, policies and practices have been developed to reduce exposure to environmental pollutants and minimize their impact on human health</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[20,21,22]</w:t>
      </w:r>
      <w:r w:rsidR="00C208CE" w:rsidRPr="0025492A">
        <w:rPr>
          <w:rFonts w:ascii="Times New Roman" w:hAnsi="Times New Roman" w:cs="Times New Roman"/>
          <w:color w:val="0070C0"/>
          <w:sz w:val="24"/>
          <w:szCs w:val="24"/>
          <w:shd w:val="clear" w:color="auto" w:fill="FFFFFF"/>
        </w:rPr>
        <w:t>.</w:t>
      </w:r>
      <w:r w:rsidR="00CC4577">
        <w:rPr>
          <w:rFonts w:ascii="Times New Roman" w:hAnsi="Times New Roman" w:cs="Times New Roman"/>
          <w:color w:val="0070C0"/>
          <w:sz w:val="24"/>
          <w:szCs w:val="24"/>
          <w:shd w:val="clear" w:color="auto" w:fill="FFFFFF"/>
        </w:rPr>
        <w:t xml:space="preserve"> </w:t>
      </w:r>
      <w:r w:rsidR="007C08E7" w:rsidRPr="00927253">
        <w:rPr>
          <w:rFonts w:ascii="Times New Roman" w:hAnsi="Times New Roman" w:cs="Times New Roman"/>
          <w:color w:val="000000" w:themeColor="text1"/>
          <w:sz w:val="24"/>
          <w:szCs w:val="24"/>
          <w:shd w:val="clear" w:color="auto" w:fill="FFFFFF"/>
        </w:rPr>
        <w:t>Concurrently, the</w:t>
      </w:r>
      <w:r w:rsidR="00CC4577" w:rsidRPr="00927253">
        <w:rPr>
          <w:rFonts w:ascii="Times New Roman" w:hAnsi="Times New Roman" w:cs="Times New Roman"/>
          <w:color w:val="000000" w:themeColor="text1"/>
          <w:sz w:val="24"/>
          <w:szCs w:val="24"/>
          <w:shd w:val="clear" w:color="auto" w:fill="FFFFFF"/>
        </w:rPr>
        <w:t xml:space="preserve"> concepts of Planetary Health, One Health</w:t>
      </w:r>
      <w:ins w:id="57" w:author="Byomkesh Talukder" w:date="2023-10-09T20:39:00Z">
        <w:r w:rsidR="0093512C">
          <w:rPr>
            <w:rFonts w:ascii="Times New Roman" w:hAnsi="Times New Roman" w:cs="Times New Roman"/>
            <w:color w:val="000000" w:themeColor="text1"/>
            <w:sz w:val="24"/>
            <w:szCs w:val="24"/>
            <w:shd w:val="clear" w:color="auto" w:fill="FFFFFF"/>
          </w:rPr>
          <w:t>,</w:t>
        </w:r>
      </w:ins>
      <w:r w:rsidR="00CC4577" w:rsidRPr="00927253">
        <w:rPr>
          <w:rFonts w:ascii="Times New Roman" w:hAnsi="Times New Roman" w:cs="Times New Roman"/>
          <w:color w:val="000000" w:themeColor="text1"/>
          <w:sz w:val="24"/>
          <w:szCs w:val="24"/>
          <w:shd w:val="clear" w:color="auto" w:fill="FFFFFF"/>
        </w:rPr>
        <w:t xml:space="preserve"> and </w:t>
      </w:r>
      <w:proofErr w:type="spellStart"/>
      <w:r w:rsidR="00CC4577" w:rsidRPr="00927253">
        <w:rPr>
          <w:rFonts w:ascii="Times New Roman" w:hAnsi="Times New Roman" w:cs="Times New Roman"/>
          <w:color w:val="000000" w:themeColor="text1"/>
          <w:sz w:val="24"/>
          <w:szCs w:val="24"/>
          <w:shd w:val="clear" w:color="auto" w:fill="FFFFFF"/>
        </w:rPr>
        <w:t>Eco</w:t>
      </w:r>
      <w:r w:rsidR="00D0679D" w:rsidRPr="00927253">
        <w:rPr>
          <w:rFonts w:ascii="Times New Roman" w:hAnsi="Times New Roman" w:cs="Times New Roman"/>
          <w:color w:val="000000" w:themeColor="text1"/>
          <w:sz w:val="24"/>
          <w:szCs w:val="24"/>
          <w:shd w:val="clear" w:color="auto" w:fill="FFFFFF"/>
        </w:rPr>
        <w:t>H</w:t>
      </w:r>
      <w:r w:rsidR="00CC4577" w:rsidRPr="00927253">
        <w:rPr>
          <w:rFonts w:ascii="Times New Roman" w:hAnsi="Times New Roman" w:cs="Times New Roman"/>
          <w:color w:val="000000" w:themeColor="text1"/>
          <w:sz w:val="24"/>
          <w:szCs w:val="24"/>
          <w:shd w:val="clear" w:color="auto" w:fill="FFFFFF"/>
        </w:rPr>
        <w:t>ealth</w:t>
      </w:r>
      <w:proofErr w:type="spellEnd"/>
      <w:r w:rsidR="00CC4577" w:rsidRPr="00927253">
        <w:rPr>
          <w:rFonts w:ascii="Times New Roman" w:hAnsi="Times New Roman" w:cs="Times New Roman"/>
          <w:color w:val="000000" w:themeColor="text1"/>
          <w:sz w:val="24"/>
          <w:szCs w:val="24"/>
          <w:shd w:val="clear" w:color="auto" w:fill="FFFFFF"/>
        </w:rPr>
        <w:t xml:space="preserve"> have emerged</w:t>
      </w:r>
      <w:r w:rsidR="00D0679D" w:rsidRPr="00927253">
        <w:rPr>
          <w:rFonts w:ascii="Times New Roman" w:hAnsi="Times New Roman" w:cs="Times New Roman"/>
          <w:color w:val="000000" w:themeColor="text1"/>
          <w:sz w:val="24"/>
          <w:szCs w:val="24"/>
          <w:shd w:val="clear" w:color="auto" w:fill="FFFFFF"/>
        </w:rPr>
        <w:t xml:space="preserve"> to address </w:t>
      </w:r>
      <w:ins w:id="58" w:author="Mohammadali Tofighi" w:date="2023-10-30T18:39:00Z">
        <w:r w:rsidR="00F073DF">
          <w:rPr>
            <w:rFonts w:ascii="Times New Roman" w:hAnsi="Times New Roman" w:cs="Times New Roman"/>
            <w:color w:val="000000" w:themeColor="text1"/>
            <w:sz w:val="24"/>
            <w:szCs w:val="24"/>
            <w:shd w:val="clear" w:color="auto" w:fill="FFFFFF"/>
          </w:rPr>
          <w:t xml:space="preserve">the </w:t>
        </w:r>
      </w:ins>
      <w:r w:rsidR="00D0679D" w:rsidRPr="00927253">
        <w:rPr>
          <w:rFonts w:ascii="Times New Roman" w:hAnsi="Times New Roman" w:cs="Times New Roman"/>
          <w:color w:val="000000" w:themeColor="text1"/>
          <w:sz w:val="24"/>
          <w:szCs w:val="24"/>
          <w:shd w:val="clear" w:color="auto" w:fill="FFFFFF"/>
        </w:rPr>
        <w:t>impacts of ecological degradation on human health</w:t>
      </w:r>
      <w:r w:rsidR="00CC4577" w:rsidRPr="00927253">
        <w:rPr>
          <w:rFonts w:ascii="Times New Roman" w:hAnsi="Times New Roman" w:cs="Times New Roman"/>
          <w:color w:val="000000" w:themeColor="text1"/>
          <w:sz w:val="24"/>
          <w:szCs w:val="24"/>
          <w:shd w:val="clear" w:color="auto" w:fill="FFFFFF"/>
        </w:rPr>
        <w:t xml:space="preserve">. </w:t>
      </w:r>
    </w:p>
    <w:p w14:paraId="68AD1F23" w14:textId="1D78D4A8" w:rsidR="00580A41" w:rsidRPr="00580A41" w:rsidRDefault="00934F5E" w:rsidP="00580A41">
      <w:pPr>
        <w:pStyle w:val="NormalWeb"/>
        <w:shd w:val="clear" w:color="auto" w:fill="FFFFFF"/>
        <w:jc w:val="both"/>
        <w:rPr>
          <w:ins w:id="59" w:author="Byomkesh Talukder" w:date="2023-10-10T15:15:00Z"/>
          <w:color w:val="000000" w:themeColor="text1"/>
        </w:rPr>
      </w:pPr>
      <w:r w:rsidRPr="00ED25FB">
        <w:t>Planetary Health</w:t>
      </w:r>
      <w:r w:rsidRPr="00934F5E" w:rsidDel="00934F5E">
        <w:rPr>
          <w:color w:val="000000" w:themeColor="text1"/>
        </w:rPr>
        <w:t xml:space="preserve"> </w:t>
      </w:r>
      <w:r w:rsidR="00114FD8" w:rsidRPr="00934F5E">
        <w:rPr>
          <w:color w:val="000000" w:themeColor="text1"/>
        </w:rPr>
        <w:t>“</w:t>
      </w:r>
      <w:r w:rsidR="003E2F6B" w:rsidRPr="00934F5E">
        <w:rPr>
          <w:color w:val="000000" w:themeColor="text1"/>
        </w:rPr>
        <w:t>is the achievement of the highest attainable standard of health, well-being, and equity worldwide through judicious attention to the human systems—political, economic, and social—that shape the future of humanity and the Earth</w:t>
      </w:r>
      <w:r w:rsidR="00114FD8" w:rsidRPr="00934F5E">
        <w:rPr>
          <w:color w:val="000000" w:themeColor="text1"/>
        </w:rPr>
        <w:t>’</w:t>
      </w:r>
      <w:r w:rsidR="003E2F6B" w:rsidRPr="00934F5E">
        <w:rPr>
          <w:color w:val="000000" w:themeColor="text1"/>
        </w:rPr>
        <w:t>s natural systems that define the safe environmental limits within which humanity can flourish</w:t>
      </w:r>
      <w:r w:rsidR="00114FD8" w:rsidRPr="00934F5E">
        <w:rPr>
          <w:color w:val="000000" w:themeColor="text1"/>
        </w:rPr>
        <w:t>”</w:t>
      </w:r>
      <w:r w:rsidR="003E2F6B" w:rsidRPr="00934F5E">
        <w:rPr>
          <w:color w:val="000000" w:themeColor="text1"/>
        </w:rPr>
        <w:t xml:space="preserve"> </w:t>
      </w:r>
      <w:r w:rsidR="00ED69FA" w:rsidRPr="00ED69FA">
        <w:rPr>
          <w:color w:val="0070C0"/>
        </w:rPr>
        <w:t>[14, p.</w:t>
      </w:r>
      <w:r w:rsidR="00A40B14" w:rsidRPr="00ED69FA">
        <w:rPr>
          <w:color w:val="0070C0"/>
        </w:rPr>
        <w:t>1978</w:t>
      </w:r>
      <w:r w:rsidR="00ED69FA" w:rsidRPr="00ED69FA">
        <w:rPr>
          <w:color w:val="0070C0"/>
        </w:rPr>
        <w:t>]</w:t>
      </w:r>
      <w:r w:rsidR="007B12C0" w:rsidRPr="00934F5E">
        <w:rPr>
          <w:color w:val="000000" w:themeColor="text1"/>
        </w:rPr>
        <w:t>.</w:t>
      </w:r>
      <w:ins w:id="60" w:author="Byomkesh Talukder" w:date="2023-10-10T15:15:00Z">
        <w:r w:rsidR="00580A41">
          <w:rPr>
            <w:color w:val="000000" w:themeColor="text1"/>
          </w:rPr>
          <w:t xml:space="preserve"> </w:t>
        </w:r>
        <w:r w:rsidR="00580A41" w:rsidRPr="00580A41">
          <w:rPr>
            <w:color w:val="000000" w:themeColor="text1"/>
          </w:rPr>
          <w:t xml:space="preserve">One Health is an integrated, unifying approach that aims to sustainably balance and optimize the health of people, </w:t>
        </w:r>
        <w:proofErr w:type="gramStart"/>
        <w:r w:rsidR="00580A41" w:rsidRPr="00580A41">
          <w:rPr>
            <w:color w:val="000000" w:themeColor="text1"/>
          </w:rPr>
          <w:t>animals</w:t>
        </w:r>
        <w:proofErr w:type="gramEnd"/>
        <w:r w:rsidR="00580A41" w:rsidRPr="00580A41">
          <w:rPr>
            <w:color w:val="000000" w:themeColor="text1"/>
          </w:rPr>
          <w:t xml:space="preserve"> and ecosystems.</w:t>
        </w:r>
      </w:ins>
      <w:ins w:id="61" w:author="Byomkesh Talukder" w:date="2023-10-10T15:16:00Z">
        <w:r w:rsidR="00580A41" w:rsidRPr="00580A41">
          <w:rPr>
            <w:color w:val="000000" w:themeColor="text1"/>
          </w:rPr>
          <w:t xml:space="preserve"> </w:t>
        </w:r>
      </w:ins>
      <w:ins w:id="62" w:author="Byomkesh Talukder" w:date="2023-10-10T15:15:00Z">
        <w:r w:rsidR="00580A41" w:rsidRPr="00580A41">
          <w:rPr>
            <w:color w:val="000000" w:themeColor="text1"/>
          </w:rPr>
          <w:t>It recognizes the health of humans, domestic and wild animals, plants, and the wider environment (including ecosystems) are closely linked and inter-dependent.</w:t>
        </w:r>
      </w:ins>
      <w:ins w:id="63" w:author="Byomkesh Talukder" w:date="2023-10-10T15:16:00Z">
        <w:r w:rsidR="00580A41" w:rsidRPr="00580A41">
          <w:rPr>
            <w:color w:val="000000" w:themeColor="text1"/>
          </w:rPr>
          <w:t xml:space="preserve"> </w:t>
        </w:r>
      </w:ins>
      <w:ins w:id="64" w:author="Byomkesh Talukder" w:date="2023-10-10T15:15:00Z">
        <w:r w:rsidR="00580A41" w:rsidRPr="00580A41">
          <w:rPr>
            <w:color w:val="000000" w:themeColor="text1"/>
          </w:rPr>
          <w:t xml:space="preserve">The approach mobilizes multiple sectors, </w:t>
        </w:r>
        <w:proofErr w:type="gramStart"/>
        <w:r w:rsidR="00580A41" w:rsidRPr="00580A41">
          <w:rPr>
            <w:color w:val="000000" w:themeColor="text1"/>
          </w:rPr>
          <w:t>disciplines</w:t>
        </w:r>
        <w:proofErr w:type="gramEnd"/>
        <w:r w:rsidR="00580A41" w:rsidRPr="00580A41">
          <w:rPr>
            <w:color w:val="000000" w:themeColor="text1"/>
          </w:rPr>
          <w:t xml:space="preserve"> and communities at varying levels of society to work together to foster well-being and tackle threats to health and ecosystems</w:t>
        </w:r>
        <w:del w:id="65" w:author="Mohammadali Tofighi" w:date="2023-10-30T18:39:00Z">
          <w:r w:rsidR="00580A41" w:rsidRPr="00580A41" w:rsidDel="00F073DF">
            <w:rPr>
              <w:color w:val="000000" w:themeColor="text1"/>
            </w:rPr>
            <w:delText>,</w:delText>
          </w:r>
        </w:del>
        <w:r w:rsidR="00580A41" w:rsidRPr="00580A41">
          <w:rPr>
            <w:color w:val="000000" w:themeColor="text1"/>
          </w:rPr>
          <w:t xml:space="preserve"> while addressing the collective need for clean water, energy and air, safe and nutritious food, taking action on climate change, and contributing to sustainable development</w:t>
        </w:r>
      </w:ins>
      <w:ins w:id="66" w:author="Byomkesh Talukder" w:date="2023-10-10T15:16:00Z">
        <w:r w:rsidR="00580A41">
          <w:rPr>
            <w:color w:val="000000" w:themeColor="text1"/>
          </w:rPr>
          <w:t xml:space="preserve"> (</w:t>
        </w:r>
      </w:ins>
      <w:r w:rsidR="005906B0" w:rsidRPr="005906B0">
        <w:rPr>
          <w:color w:val="FF0000"/>
        </w:rPr>
        <w:t>23</w:t>
      </w:r>
      <w:ins w:id="67" w:author="Byomkesh Talukder" w:date="2023-10-10T15:16:00Z">
        <w:r w:rsidR="00580A41" w:rsidRPr="005906B0">
          <w:rPr>
            <w:color w:val="FF0000"/>
          </w:rPr>
          <w:t>,</w:t>
        </w:r>
        <w:r w:rsidR="00580A41">
          <w:rPr>
            <w:color w:val="000000" w:themeColor="text1"/>
          </w:rPr>
          <w:t xml:space="preserve"> p.1)</w:t>
        </w:r>
      </w:ins>
      <w:ins w:id="68" w:author="Byomkesh Talukder" w:date="2023-10-10T15:15:00Z">
        <w:r w:rsidR="00580A41" w:rsidRPr="00580A41">
          <w:rPr>
            <w:color w:val="000000" w:themeColor="text1"/>
          </w:rPr>
          <w:t>.</w:t>
        </w:r>
      </w:ins>
    </w:p>
    <w:p w14:paraId="3B079BE7" w14:textId="369F4327" w:rsidR="003E2F6B" w:rsidRPr="00934F5E" w:rsidRDefault="00B82BF8" w:rsidP="00AF3607">
      <w:pPr>
        <w:spacing w:line="240" w:lineRule="auto"/>
        <w:jc w:val="both"/>
        <w:rPr>
          <w:rFonts w:ascii="Times New Roman" w:hAnsi="Times New Roman" w:cs="Times New Roman"/>
          <w:color w:val="000000" w:themeColor="text1"/>
          <w:sz w:val="24"/>
          <w:szCs w:val="24"/>
        </w:rPr>
      </w:pPr>
      <w:del w:id="69" w:author="Byomkesh Talukder" w:date="2023-10-10T15:15:00Z">
        <w:r w:rsidDel="00580A41">
          <w:rPr>
            <w:rFonts w:ascii="Times New Roman" w:hAnsi="Times New Roman" w:cs="Times New Roman"/>
            <w:color w:val="000000" w:themeColor="text1"/>
            <w:sz w:val="24"/>
            <w:szCs w:val="24"/>
          </w:rPr>
          <w:delText>One Health</w:delText>
        </w:r>
        <w:r w:rsidR="00FB6D34" w:rsidRPr="00934F5E" w:rsidDel="00580A41">
          <w:rPr>
            <w:rFonts w:ascii="Times New Roman" w:hAnsi="Times New Roman" w:cs="Times New Roman"/>
            <w:color w:val="000000" w:themeColor="text1"/>
            <w:sz w:val="24"/>
            <w:szCs w:val="24"/>
          </w:rPr>
          <w:delText xml:space="preserve"> </w:delText>
        </w:r>
        <w:r w:rsidR="00114FD8" w:rsidRPr="00934F5E" w:rsidDel="00580A41">
          <w:rPr>
            <w:rFonts w:ascii="Times New Roman" w:hAnsi="Times New Roman" w:cs="Times New Roman"/>
            <w:color w:val="000000" w:themeColor="text1"/>
            <w:sz w:val="24"/>
            <w:szCs w:val="24"/>
          </w:rPr>
          <w:delText>“</w:delText>
        </w:r>
        <w:r w:rsidR="003E2F6B" w:rsidRPr="00934F5E" w:rsidDel="00580A41">
          <w:rPr>
            <w:rFonts w:ascii="Times New Roman" w:hAnsi="Times New Roman" w:cs="Times New Roman"/>
            <w:color w:val="000000" w:themeColor="text1"/>
            <w:sz w:val="24"/>
            <w:szCs w:val="24"/>
          </w:rPr>
          <w:delText>is an approach to designing and implementing programs, policies, legislation, and research in which multiple sectors communicate and work together to achieve better public health outcomes. The areas of work may include zoonotic diseases, antimicrobial resistance, food safety, and emergency preparedness, among others</w:delText>
        </w:r>
        <w:r w:rsidR="00114FD8" w:rsidRPr="00934F5E" w:rsidDel="00580A41">
          <w:rPr>
            <w:rFonts w:ascii="Times New Roman" w:hAnsi="Times New Roman" w:cs="Times New Roman"/>
            <w:color w:val="000000" w:themeColor="text1"/>
            <w:sz w:val="24"/>
            <w:szCs w:val="24"/>
          </w:rPr>
          <w:delText>”</w:delText>
        </w:r>
        <w:r w:rsidR="003E2F6B" w:rsidRPr="00934F5E" w:rsidDel="00580A41">
          <w:rPr>
            <w:rFonts w:ascii="Times New Roman" w:hAnsi="Times New Roman" w:cs="Times New Roman"/>
            <w:color w:val="000000" w:themeColor="text1"/>
            <w:sz w:val="24"/>
            <w:szCs w:val="24"/>
          </w:rPr>
          <w:delText xml:space="preserve"> </w:delText>
        </w:r>
        <w:r w:rsidR="00ED69FA" w:rsidRPr="00ED69FA" w:rsidDel="00580A41">
          <w:rPr>
            <w:rFonts w:ascii="Times New Roman" w:hAnsi="Times New Roman" w:cs="Times New Roman"/>
            <w:color w:val="0070C0"/>
            <w:sz w:val="24"/>
            <w:szCs w:val="24"/>
          </w:rPr>
          <w:delText>[23, p.</w:delText>
        </w:r>
        <w:r w:rsidR="00AF3607" w:rsidRPr="00ED69FA" w:rsidDel="00580A41">
          <w:rPr>
            <w:rFonts w:ascii="Times New Roman" w:hAnsi="Times New Roman" w:cs="Times New Roman"/>
            <w:color w:val="0070C0"/>
            <w:sz w:val="24"/>
            <w:szCs w:val="24"/>
          </w:rPr>
          <w:delText>1</w:delText>
        </w:r>
        <w:r w:rsidR="00ED69FA" w:rsidRPr="00ED69FA" w:rsidDel="00580A41">
          <w:rPr>
            <w:rFonts w:ascii="Times New Roman" w:hAnsi="Times New Roman" w:cs="Times New Roman"/>
            <w:color w:val="0070C0"/>
            <w:sz w:val="24"/>
            <w:szCs w:val="24"/>
          </w:rPr>
          <w:delText>]</w:delText>
        </w:r>
      </w:del>
      <w:del w:id="70" w:author="Mohammadali Tofighi" w:date="2023-10-31T18:38:00Z">
        <w:r w:rsidR="007B12C0" w:rsidRPr="00934F5E" w:rsidDel="00CE74EB">
          <w:rPr>
            <w:rFonts w:ascii="Times New Roman" w:hAnsi="Times New Roman" w:cs="Times New Roman"/>
            <w:color w:val="000000" w:themeColor="text1"/>
            <w:sz w:val="24"/>
            <w:szCs w:val="24"/>
          </w:rPr>
          <w:delText xml:space="preserve">. </w:delText>
        </w:r>
      </w:del>
      <w:proofErr w:type="spellStart"/>
      <w:r w:rsidR="00FB6D34" w:rsidRPr="00934F5E">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coHealth</w:t>
      </w:r>
      <w:proofErr w:type="spellEnd"/>
      <w:r w:rsidR="00FB6D34" w:rsidRPr="00934F5E">
        <w:rPr>
          <w:rFonts w:ascii="Times New Roman" w:hAnsi="Times New Roman" w:cs="Times New Roman"/>
          <w:color w:val="000000" w:themeColor="text1"/>
          <w:sz w:val="24"/>
          <w:szCs w:val="24"/>
        </w:rPr>
        <w:t xml:space="preserve"> </w:t>
      </w:r>
      <w:r w:rsidR="00114FD8" w:rsidRPr="00934F5E">
        <w:rPr>
          <w:rFonts w:ascii="Times New Roman" w:hAnsi="Times New Roman" w:cs="Times New Roman"/>
          <w:color w:val="000000" w:themeColor="text1"/>
          <w:sz w:val="24"/>
          <w:szCs w:val="24"/>
        </w:rPr>
        <w:t>“</w:t>
      </w:r>
      <w:r w:rsidR="003E2F6B" w:rsidRPr="00934F5E">
        <w:rPr>
          <w:rFonts w:ascii="Times New Roman" w:hAnsi="Times New Roman" w:cs="Times New Roman"/>
          <w:color w:val="000000" w:themeColor="text1"/>
          <w:sz w:val="24"/>
          <w:szCs w:val="24"/>
        </w:rPr>
        <w:t>is an approach that integrates natural and social sciences to understand and manage ecosystems and the interactions among human, animal, and environmental health</w:t>
      </w:r>
      <w:r w:rsidR="00114FD8" w:rsidRPr="00934F5E">
        <w:rPr>
          <w:rFonts w:ascii="Times New Roman" w:hAnsi="Times New Roman" w:cs="Times New Roman"/>
          <w:color w:val="000000" w:themeColor="text1"/>
          <w:sz w:val="24"/>
          <w:szCs w:val="24"/>
        </w:rPr>
        <w:t>”</w:t>
      </w:r>
      <w:r w:rsidR="003E2F6B" w:rsidRPr="00934F5E">
        <w:rPr>
          <w:rFonts w:ascii="Times New Roman" w:hAnsi="Times New Roman" w:cs="Times New Roman"/>
          <w:color w:val="000000" w:themeColor="text1"/>
          <w:sz w:val="24"/>
          <w:szCs w:val="24"/>
        </w:rPr>
        <w:t xml:space="preserve"> </w:t>
      </w:r>
      <w:r w:rsidR="00ED69FA" w:rsidRPr="00ED69FA">
        <w:rPr>
          <w:rFonts w:ascii="Times New Roman" w:hAnsi="Times New Roman" w:cs="Times New Roman"/>
          <w:color w:val="0070C0"/>
          <w:sz w:val="24"/>
          <w:szCs w:val="24"/>
        </w:rPr>
        <w:t xml:space="preserve">[24, </w:t>
      </w:r>
      <w:r w:rsidR="00DB0EBF" w:rsidRPr="00ED69FA">
        <w:rPr>
          <w:rFonts w:ascii="Times New Roman" w:hAnsi="Times New Roman" w:cs="Times New Roman"/>
          <w:color w:val="0070C0"/>
          <w:sz w:val="24"/>
          <w:szCs w:val="24"/>
        </w:rPr>
        <w:t>n. d</w:t>
      </w:r>
      <w:r w:rsidR="003E2F6B" w:rsidRPr="00ED69FA">
        <w:rPr>
          <w:rFonts w:ascii="Times New Roman" w:hAnsi="Times New Roman" w:cs="Times New Roman"/>
          <w:color w:val="0070C0"/>
          <w:sz w:val="24"/>
          <w:szCs w:val="24"/>
        </w:rPr>
        <w:t>.</w:t>
      </w:r>
      <w:r w:rsidR="00ED69FA" w:rsidRPr="00ED69FA">
        <w:rPr>
          <w:rFonts w:ascii="Times New Roman" w:hAnsi="Times New Roman" w:cs="Times New Roman"/>
          <w:color w:val="0070C0"/>
          <w:sz w:val="24"/>
          <w:szCs w:val="24"/>
        </w:rPr>
        <w:t xml:space="preserve">, p. </w:t>
      </w:r>
      <w:r w:rsidR="007C08E7" w:rsidRPr="00ED69FA">
        <w:rPr>
          <w:rFonts w:ascii="Times New Roman" w:hAnsi="Times New Roman" w:cs="Times New Roman"/>
          <w:color w:val="0070C0"/>
          <w:sz w:val="24"/>
          <w:szCs w:val="24"/>
        </w:rPr>
        <w:t>1</w:t>
      </w:r>
      <w:r w:rsidR="00ED69FA" w:rsidRPr="00ED69FA">
        <w:rPr>
          <w:rFonts w:ascii="Times New Roman" w:hAnsi="Times New Roman" w:cs="Times New Roman"/>
          <w:color w:val="0070C0"/>
          <w:sz w:val="24"/>
          <w:szCs w:val="24"/>
        </w:rPr>
        <w:t>]</w:t>
      </w:r>
      <w:r w:rsidR="003E2F6B" w:rsidRPr="00934F5E">
        <w:rPr>
          <w:rFonts w:ascii="Times New Roman" w:hAnsi="Times New Roman" w:cs="Times New Roman"/>
          <w:color w:val="000000" w:themeColor="text1"/>
          <w:sz w:val="24"/>
          <w:szCs w:val="24"/>
        </w:rPr>
        <w:t>.</w:t>
      </w:r>
      <w:r w:rsidR="007B12C0" w:rsidRPr="00934F5E">
        <w:rPr>
          <w:rFonts w:ascii="Times New Roman" w:hAnsi="Times New Roman" w:cs="Times New Roman"/>
          <w:color w:val="000000" w:themeColor="text1"/>
          <w:sz w:val="24"/>
          <w:szCs w:val="24"/>
        </w:rPr>
        <w:t xml:space="preserve"> </w:t>
      </w:r>
    </w:p>
    <w:p w14:paraId="15921816" w14:textId="22AFB00F" w:rsidR="00F66A60" w:rsidRDefault="00C872A1" w:rsidP="00772076">
      <w:pPr>
        <w:jc w:val="both"/>
        <w:rPr>
          <w:rFonts w:ascii="Times New Roman" w:hAnsi="Times New Roman" w:cs="Times New Roman"/>
          <w:sz w:val="24"/>
          <w:szCs w:val="24"/>
        </w:rPr>
      </w:pPr>
      <w:r w:rsidRPr="00934F5E">
        <w:rPr>
          <w:rFonts w:ascii="Times New Roman" w:hAnsi="Times New Roman" w:cs="Times New Roman"/>
          <w:color w:val="000000" w:themeColor="text1"/>
          <w:sz w:val="24"/>
          <w:szCs w:val="24"/>
        </w:rPr>
        <w:t>Fig. 2</w:t>
      </w:r>
      <w:r w:rsidR="00F5205B" w:rsidRPr="00934F5E">
        <w:rPr>
          <w:rFonts w:ascii="Times New Roman" w:hAnsi="Times New Roman" w:cs="Times New Roman"/>
          <w:color w:val="000000" w:themeColor="text1"/>
          <w:sz w:val="24"/>
          <w:szCs w:val="24"/>
        </w:rPr>
        <w:t xml:space="preserve"> presents a graphical illustration of these concepts</w:t>
      </w:r>
      <w:r w:rsidRPr="00934F5E">
        <w:rPr>
          <w:rFonts w:ascii="Times New Roman" w:hAnsi="Times New Roman" w:cs="Times New Roman"/>
          <w:color w:val="000000" w:themeColor="text1"/>
          <w:sz w:val="24"/>
          <w:szCs w:val="24"/>
        </w:rPr>
        <w:t xml:space="preserve">. </w:t>
      </w:r>
      <w:r w:rsidR="00934F5E" w:rsidRPr="00ED25FB">
        <w:rPr>
          <w:rFonts w:ascii="Times New Roman" w:eastAsia="Times New Roman" w:hAnsi="Times New Roman" w:cs="Times New Roman"/>
          <w:sz w:val="24"/>
          <w:szCs w:val="24"/>
          <w:lang w:eastAsia="en-CA"/>
        </w:rPr>
        <w:t>Planetary Health</w:t>
      </w:r>
      <w:r w:rsidR="00FB6D34" w:rsidRPr="00934F5E">
        <w:rPr>
          <w:rFonts w:ascii="Times New Roman" w:hAnsi="Times New Roman" w:cs="Times New Roman"/>
          <w:sz w:val="24"/>
          <w:szCs w:val="24"/>
        </w:rPr>
        <w:t xml:space="preserve">, </w:t>
      </w:r>
      <w:r w:rsidR="00B82BF8">
        <w:rPr>
          <w:rFonts w:ascii="Times New Roman" w:hAnsi="Times New Roman" w:cs="Times New Roman"/>
          <w:sz w:val="24"/>
          <w:szCs w:val="24"/>
        </w:rPr>
        <w:t>One Health</w:t>
      </w:r>
      <w:r w:rsidR="007C08E7">
        <w:rPr>
          <w:rFonts w:ascii="Times New Roman" w:hAnsi="Times New Roman" w:cs="Times New Roman"/>
          <w:sz w:val="24"/>
          <w:szCs w:val="24"/>
        </w:rPr>
        <w:t>,</w:t>
      </w:r>
      <w:r w:rsidR="00FB6D34" w:rsidRPr="00934F5E">
        <w:rPr>
          <w:rFonts w:ascii="Times New Roman" w:hAnsi="Times New Roman" w:cs="Times New Roman"/>
          <w:sz w:val="24"/>
          <w:szCs w:val="24"/>
        </w:rPr>
        <w:t xml:space="preserve"> </w:t>
      </w:r>
      <w:r w:rsidR="00FB6D34" w:rsidRPr="00934F5E">
        <w:rPr>
          <w:rFonts w:ascii="Times New Roman" w:hAnsi="Times New Roman" w:cs="Times New Roman"/>
          <w:color w:val="000000" w:themeColor="text1"/>
          <w:sz w:val="24"/>
          <w:szCs w:val="24"/>
        </w:rPr>
        <w:t xml:space="preserve">and </w:t>
      </w:r>
      <w:proofErr w:type="spellStart"/>
      <w:r w:rsidR="00B82BF8">
        <w:rPr>
          <w:rFonts w:ascii="Times New Roman" w:hAnsi="Times New Roman" w:cs="Times New Roman"/>
          <w:color w:val="000000" w:themeColor="text1"/>
          <w:sz w:val="24"/>
          <w:szCs w:val="24"/>
        </w:rPr>
        <w:t>EcoHealth</w:t>
      </w:r>
      <w:proofErr w:type="spellEnd"/>
      <w:r w:rsidR="00114FD8" w:rsidRPr="00934F5E">
        <w:rPr>
          <w:rFonts w:ascii="Times New Roman" w:hAnsi="Times New Roman" w:cs="Times New Roman"/>
          <w:color w:val="000000" w:themeColor="text1"/>
          <w:sz w:val="24"/>
          <w:szCs w:val="24"/>
        </w:rPr>
        <w:t xml:space="preserve"> </w:t>
      </w:r>
      <w:r w:rsidR="007C08E7">
        <w:rPr>
          <w:rFonts w:ascii="Times New Roman" w:hAnsi="Times New Roman" w:cs="Times New Roman"/>
          <w:color w:val="000000" w:themeColor="text1"/>
          <w:sz w:val="24"/>
          <w:szCs w:val="24"/>
        </w:rPr>
        <w:t xml:space="preserve">principles </w:t>
      </w:r>
      <w:r w:rsidR="00FB6D34" w:rsidRPr="00934F5E">
        <w:rPr>
          <w:rFonts w:ascii="Times New Roman" w:hAnsi="Times New Roman" w:cs="Times New Roman"/>
          <w:color w:val="000000" w:themeColor="text1"/>
          <w:sz w:val="24"/>
          <w:szCs w:val="24"/>
        </w:rPr>
        <w:t>are frequently used at the local and regional levels to increase awareness, engage communities, and promote policies and practi</w:t>
      </w:r>
      <w:r w:rsidR="00B27C00" w:rsidRPr="00934F5E">
        <w:rPr>
          <w:rFonts w:ascii="Times New Roman" w:hAnsi="Times New Roman" w:cs="Times New Roman"/>
          <w:color w:val="000000" w:themeColor="text1"/>
          <w:sz w:val="24"/>
          <w:szCs w:val="24"/>
        </w:rPr>
        <w:t>c</w:t>
      </w:r>
      <w:r w:rsidR="00FB6D34" w:rsidRPr="00934F5E">
        <w:rPr>
          <w:rFonts w:ascii="Times New Roman" w:hAnsi="Times New Roman" w:cs="Times New Roman"/>
          <w:color w:val="000000" w:themeColor="text1"/>
          <w:sz w:val="24"/>
          <w:szCs w:val="24"/>
        </w:rPr>
        <w:t xml:space="preserve">es that enhance </w:t>
      </w:r>
      <w:r w:rsidR="00FB6D34" w:rsidRPr="00934F5E">
        <w:rPr>
          <w:rFonts w:ascii="Times New Roman" w:hAnsi="Times New Roman" w:cs="Times New Roman"/>
          <w:sz w:val="24"/>
          <w:szCs w:val="24"/>
        </w:rPr>
        <w:t xml:space="preserve">sustainable and resilient health systems </w:t>
      </w:r>
      <w:r w:rsidR="00FB6D34" w:rsidRPr="00934F5E">
        <w:rPr>
          <w:rFonts w:ascii="Times New Roman" w:hAnsi="Times New Roman" w:cs="Times New Roman"/>
          <w:color w:val="000000" w:themeColor="text1"/>
          <w:sz w:val="24"/>
          <w:szCs w:val="24"/>
        </w:rPr>
        <w:t>of both people and the ecosystems</w:t>
      </w:r>
      <w:r w:rsidR="00CC4577">
        <w:rPr>
          <w:rFonts w:ascii="Times New Roman" w:hAnsi="Times New Roman" w:cs="Times New Roman"/>
          <w:color w:val="000000" w:themeColor="text1"/>
          <w:sz w:val="24"/>
          <w:szCs w:val="24"/>
        </w:rPr>
        <w:t xml:space="preserve"> (for Planetary Health</w:t>
      </w:r>
      <w:ins w:id="71" w:author="Byomkesh Talukder" w:date="2023-10-09T20:22:00Z">
        <w:r w:rsidR="00C835CD">
          <w:rPr>
            <w:rFonts w:ascii="Times New Roman" w:hAnsi="Times New Roman" w:cs="Times New Roman"/>
            <w:color w:val="000000" w:themeColor="text1"/>
            <w:sz w:val="24"/>
            <w:szCs w:val="24"/>
          </w:rPr>
          <w:t>,</w:t>
        </w:r>
      </w:ins>
      <w:r w:rsidR="00CC4577">
        <w:rPr>
          <w:rFonts w:ascii="Times New Roman" w:hAnsi="Times New Roman" w:cs="Times New Roman"/>
          <w:color w:val="000000" w:themeColor="text1"/>
          <w:sz w:val="24"/>
          <w:szCs w:val="24"/>
        </w:rPr>
        <w:t xml:space="preserve"> see </w:t>
      </w:r>
      <w:r w:rsidR="00204650" w:rsidRPr="00204650">
        <w:rPr>
          <w:rFonts w:ascii="Times New Roman" w:hAnsi="Times New Roman" w:cs="Times New Roman"/>
          <w:color w:val="0070C0"/>
          <w:sz w:val="24"/>
          <w:szCs w:val="24"/>
        </w:rPr>
        <w:t>[</w:t>
      </w:r>
      <w:r w:rsidR="00ED69FA" w:rsidRPr="00204650">
        <w:rPr>
          <w:rFonts w:ascii="Times New Roman" w:hAnsi="Times New Roman" w:cs="Times New Roman"/>
          <w:color w:val="0070C0"/>
          <w:sz w:val="24"/>
          <w:szCs w:val="24"/>
        </w:rPr>
        <w:t>25,</w:t>
      </w:r>
      <w:r w:rsidR="00204650" w:rsidRPr="00204650">
        <w:rPr>
          <w:rFonts w:ascii="Times New Roman" w:hAnsi="Times New Roman" w:cs="Times New Roman"/>
          <w:color w:val="0070C0"/>
          <w:sz w:val="24"/>
          <w:szCs w:val="24"/>
        </w:rPr>
        <w:t>26,27]</w:t>
      </w:r>
      <w:r w:rsidR="00204650">
        <w:rPr>
          <w:rFonts w:ascii="Times New Roman" w:hAnsi="Times New Roman" w:cs="Times New Roman"/>
          <w:color w:val="0070C0"/>
          <w:sz w:val="24"/>
          <w:szCs w:val="24"/>
        </w:rPr>
        <w:t>;</w:t>
      </w:r>
      <w:r w:rsidR="00204650">
        <w:rPr>
          <w:rFonts w:ascii="Times New Roman" w:hAnsi="Times New Roman" w:cs="Times New Roman"/>
          <w:color w:val="000000" w:themeColor="text1"/>
          <w:sz w:val="24"/>
          <w:szCs w:val="24"/>
        </w:rPr>
        <w:t xml:space="preserve"> </w:t>
      </w:r>
      <w:r w:rsidR="007C08E7" w:rsidRPr="00AF3607">
        <w:rPr>
          <w:rFonts w:ascii="Times New Roman" w:hAnsi="Times New Roman" w:cs="Times New Roman"/>
          <w:sz w:val="24"/>
          <w:szCs w:val="24"/>
        </w:rPr>
        <w:t>f</w:t>
      </w:r>
      <w:r w:rsidR="00CC4577" w:rsidRPr="00AF3607">
        <w:rPr>
          <w:rFonts w:ascii="Times New Roman" w:hAnsi="Times New Roman" w:cs="Times New Roman"/>
          <w:sz w:val="24"/>
          <w:szCs w:val="24"/>
        </w:rPr>
        <w:t xml:space="preserve">or One Health see </w:t>
      </w:r>
      <w:r w:rsidR="00204650" w:rsidRPr="00204650">
        <w:rPr>
          <w:rFonts w:ascii="Times New Roman" w:hAnsi="Times New Roman" w:cs="Times New Roman"/>
          <w:color w:val="0070C0"/>
          <w:sz w:val="24"/>
          <w:szCs w:val="24"/>
        </w:rPr>
        <w:t>[28,29,30,31,32]</w:t>
      </w:r>
      <w:r w:rsidR="00204650">
        <w:rPr>
          <w:rFonts w:ascii="Times New Roman" w:hAnsi="Times New Roman" w:cs="Times New Roman"/>
          <w:sz w:val="24"/>
          <w:szCs w:val="24"/>
        </w:rPr>
        <w:t xml:space="preserve">; </w:t>
      </w:r>
      <w:r w:rsidR="007C08E7" w:rsidRPr="00AF3607">
        <w:rPr>
          <w:rFonts w:ascii="Times New Roman" w:hAnsi="Times New Roman" w:cs="Times New Roman"/>
          <w:sz w:val="24"/>
          <w:szCs w:val="24"/>
        </w:rPr>
        <w:t>for</w:t>
      </w:r>
      <w:r w:rsidR="00CC4577" w:rsidRPr="00AF3607">
        <w:rPr>
          <w:rFonts w:ascii="Times New Roman" w:hAnsi="Times New Roman" w:cs="Times New Roman"/>
          <w:sz w:val="24"/>
          <w:szCs w:val="24"/>
        </w:rPr>
        <w:t xml:space="preserve"> </w:t>
      </w:r>
      <w:proofErr w:type="spellStart"/>
      <w:r w:rsidR="00CC4577" w:rsidRPr="00AF3607">
        <w:rPr>
          <w:rFonts w:ascii="Times New Roman" w:hAnsi="Times New Roman" w:cs="Times New Roman"/>
          <w:sz w:val="24"/>
          <w:szCs w:val="24"/>
        </w:rPr>
        <w:t>Eco</w:t>
      </w:r>
      <w:r w:rsidR="007C08E7" w:rsidRPr="00AF3607">
        <w:rPr>
          <w:rFonts w:ascii="Times New Roman" w:hAnsi="Times New Roman" w:cs="Times New Roman"/>
          <w:sz w:val="24"/>
          <w:szCs w:val="24"/>
        </w:rPr>
        <w:t>H</w:t>
      </w:r>
      <w:r w:rsidR="00CC4577" w:rsidRPr="00AF3607">
        <w:rPr>
          <w:rFonts w:ascii="Times New Roman" w:hAnsi="Times New Roman" w:cs="Times New Roman"/>
          <w:sz w:val="24"/>
          <w:szCs w:val="24"/>
        </w:rPr>
        <w:t>ealth</w:t>
      </w:r>
      <w:proofErr w:type="spellEnd"/>
      <w:r w:rsidR="00CC4577" w:rsidRPr="00AF3607">
        <w:rPr>
          <w:rFonts w:ascii="Times New Roman" w:hAnsi="Times New Roman" w:cs="Times New Roman"/>
          <w:sz w:val="24"/>
          <w:szCs w:val="24"/>
        </w:rPr>
        <w:t xml:space="preserve"> </w:t>
      </w:r>
      <w:r w:rsidR="00CC4577" w:rsidRPr="00927253">
        <w:rPr>
          <w:rFonts w:ascii="Times New Roman" w:hAnsi="Times New Roman" w:cs="Times New Roman"/>
          <w:sz w:val="24"/>
          <w:szCs w:val="24"/>
        </w:rPr>
        <w:t>see</w:t>
      </w:r>
      <w:r w:rsidR="00CC4577">
        <w:rPr>
          <w:rFonts w:ascii="Times New Roman" w:hAnsi="Times New Roman" w:cs="Times New Roman"/>
          <w:color w:val="FF0000"/>
          <w:sz w:val="24"/>
          <w:szCs w:val="24"/>
        </w:rPr>
        <w:t xml:space="preserve"> </w:t>
      </w:r>
      <w:r w:rsidR="00204650" w:rsidRPr="00204650">
        <w:rPr>
          <w:rFonts w:ascii="Times New Roman" w:hAnsi="Times New Roman" w:cs="Times New Roman"/>
          <w:color w:val="0070C0"/>
          <w:sz w:val="24"/>
          <w:szCs w:val="24"/>
        </w:rPr>
        <w:t>[33,34,35,36]</w:t>
      </w:r>
      <w:r w:rsidR="00FB6D34" w:rsidRPr="00934F5E">
        <w:rPr>
          <w:rFonts w:ascii="Times New Roman" w:hAnsi="Times New Roman" w:cs="Times New Roman"/>
          <w:color w:val="000000" w:themeColor="text1"/>
          <w:sz w:val="24"/>
          <w:szCs w:val="24"/>
        </w:rPr>
        <w:t>.</w:t>
      </w:r>
      <w:r w:rsidR="00F5205B" w:rsidRPr="00934F5E">
        <w:rPr>
          <w:rFonts w:ascii="Times New Roman" w:hAnsi="Times New Roman" w:cs="Times New Roman"/>
          <w:sz w:val="24"/>
          <w:szCs w:val="24"/>
        </w:rPr>
        <w:t xml:space="preserve"> </w:t>
      </w:r>
      <w:r w:rsidR="00F66A60" w:rsidRPr="00934F5E">
        <w:rPr>
          <w:rFonts w:ascii="Times New Roman" w:hAnsi="Times New Roman" w:cs="Times New Roman"/>
          <w:sz w:val="24"/>
          <w:szCs w:val="24"/>
        </w:rPr>
        <w:t xml:space="preserve">However, different groups of experts and global platforms emphasize these concepts differently, leading to </w:t>
      </w:r>
      <w:r w:rsidR="00F5205B" w:rsidRPr="00934F5E">
        <w:rPr>
          <w:rFonts w:ascii="Times New Roman" w:hAnsi="Times New Roman" w:cs="Times New Roman"/>
          <w:sz w:val="24"/>
          <w:szCs w:val="24"/>
        </w:rPr>
        <w:t>various</w:t>
      </w:r>
      <w:r w:rsidR="00F66A60" w:rsidRPr="00934F5E">
        <w:rPr>
          <w:rFonts w:ascii="Times New Roman" w:hAnsi="Times New Roman" w:cs="Times New Roman"/>
          <w:sz w:val="24"/>
          <w:szCs w:val="24"/>
        </w:rPr>
        <w:t xml:space="preserve"> concern</w:t>
      </w:r>
      <w:r w:rsidR="00F5205B" w:rsidRPr="00934F5E">
        <w:rPr>
          <w:rFonts w:ascii="Times New Roman" w:hAnsi="Times New Roman" w:cs="Times New Roman"/>
          <w:sz w:val="24"/>
          <w:szCs w:val="24"/>
        </w:rPr>
        <w:t>s. These include</w:t>
      </w:r>
      <w:r w:rsidR="00B419E7">
        <w:rPr>
          <w:rFonts w:ascii="Times New Roman" w:hAnsi="Times New Roman" w:cs="Times New Roman"/>
          <w:sz w:val="24"/>
          <w:szCs w:val="24"/>
        </w:rPr>
        <w:t>:</w:t>
      </w:r>
      <w:r w:rsidR="00F66A60" w:rsidRPr="00934F5E">
        <w:rPr>
          <w:rFonts w:ascii="Times New Roman" w:hAnsi="Times New Roman" w:cs="Times New Roman"/>
          <w:sz w:val="24"/>
          <w:szCs w:val="24"/>
        </w:rPr>
        <w:t xml:space="preserve"> (</w:t>
      </w:r>
      <w:proofErr w:type="spellStart"/>
      <w:r w:rsidR="00F66A60" w:rsidRPr="00934F5E">
        <w:rPr>
          <w:rFonts w:ascii="Times New Roman" w:hAnsi="Times New Roman" w:cs="Times New Roman"/>
          <w:sz w:val="24"/>
          <w:szCs w:val="24"/>
        </w:rPr>
        <w:t>i</w:t>
      </w:r>
      <w:proofErr w:type="spellEnd"/>
      <w:r w:rsidR="00F66A60" w:rsidRPr="00934F5E">
        <w:rPr>
          <w:rFonts w:ascii="Times New Roman" w:hAnsi="Times New Roman" w:cs="Times New Roman"/>
          <w:sz w:val="24"/>
          <w:szCs w:val="24"/>
        </w:rPr>
        <w:t>) how they differ in advocacy, conceptual application, and implementation</w:t>
      </w:r>
      <w:del w:id="72" w:author="Byomkesh Talukder" w:date="2023-10-17T15:01:00Z">
        <w:r w:rsidR="00F5205B" w:rsidRPr="00934F5E" w:rsidDel="00772076">
          <w:rPr>
            <w:rFonts w:ascii="Times New Roman" w:hAnsi="Times New Roman" w:cs="Times New Roman"/>
            <w:sz w:val="24"/>
            <w:szCs w:val="24"/>
          </w:rPr>
          <w:delText>;</w:delText>
        </w:r>
      </w:del>
      <w:r w:rsidR="00F66A60" w:rsidRPr="00934F5E">
        <w:rPr>
          <w:rFonts w:ascii="Times New Roman" w:hAnsi="Times New Roman" w:cs="Times New Roman"/>
          <w:sz w:val="24"/>
          <w:szCs w:val="24"/>
        </w:rPr>
        <w:t xml:space="preserve"> (</w:t>
      </w:r>
      <w:r w:rsidR="003207F2">
        <w:rPr>
          <w:rFonts w:ascii="Times New Roman" w:hAnsi="Times New Roman" w:cs="Times New Roman"/>
          <w:sz w:val="24"/>
          <w:szCs w:val="24"/>
        </w:rPr>
        <w:t>ii</w:t>
      </w:r>
      <w:r w:rsidR="00F66A60" w:rsidRPr="00934F5E">
        <w:rPr>
          <w:rFonts w:ascii="Times New Roman" w:hAnsi="Times New Roman" w:cs="Times New Roman"/>
          <w:sz w:val="24"/>
          <w:szCs w:val="24"/>
        </w:rPr>
        <w:t xml:space="preserve">) </w:t>
      </w:r>
      <w:ins w:id="73" w:author="Byomkesh Talukder" w:date="2023-10-17T15:04:00Z">
        <w:r w:rsidR="00772076" w:rsidRPr="00772076">
          <w:rPr>
            <w:rFonts w:ascii="Times New Roman" w:hAnsi="Times New Roman" w:cs="Times New Roman"/>
            <w:sz w:val="24"/>
            <w:szCs w:val="24"/>
          </w:rPr>
          <w:t xml:space="preserve">How experts from different disciplines are concentrated in </w:t>
        </w:r>
        <w:del w:id="74" w:author="Mohammadali Tofighi" w:date="2023-10-30T18:39:00Z">
          <w:r w:rsidR="00772076" w:rsidRPr="00772076" w:rsidDel="00F073DF">
            <w:rPr>
              <w:rFonts w:ascii="Times New Roman" w:hAnsi="Times New Roman" w:cs="Times New Roman"/>
              <w:sz w:val="24"/>
              <w:szCs w:val="24"/>
            </w:rPr>
            <w:delText>doing research on</w:delText>
          </w:r>
        </w:del>
      </w:ins>
      <w:ins w:id="75" w:author="Mohammadali Tofighi" w:date="2023-10-30T18:39:00Z">
        <w:r w:rsidR="00F073DF">
          <w:rPr>
            <w:rFonts w:ascii="Times New Roman" w:hAnsi="Times New Roman" w:cs="Times New Roman"/>
            <w:sz w:val="24"/>
            <w:szCs w:val="24"/>
          </w:rPr>
          <w:t>researching</w:t>
        </w:r>
      </w:ins>
      <w:ins w:id="76" w:author="Byomkesh Talukder" w:date="2023-10-17T15:04:00Z">
        <w:r w:rsidR="00772076" w:rsidRPr="00772076">
          <w:rPr>
            <w:rFonts w:ascii="Times New Roman" w:hAnsi="Times New Roman" w:cs="Times New Roman"/>
            <w:sz w:val="24"/>
            <w:szCs w:val="24"/>
          </w:rPr>
          <w:t xml:space="preserve"> these concepts. </w:t>
        </w:r>
      </w:ins>
      <w:del w:id="77" w:author="Byomkesh Talukder" w:date="2023-10-16T19:46:00Z">
        <w:r w:rsidR="00F66A60" w:rsidRPr="00934F5E" w:rsidDel="00097FBA">
          <w:rPr>
            <w:rFonts w:ascii="Times New Roman" w:hAnsi="Times New Roman" w:cs="Times New Roman"/>
            <w:sz w:val="24"/>
            <w:szCs w:val="24"/>
          </w:rPr>
          <w:delText xml:space="preserve">who the experts </w:delText>
        </w:r>
        <w:r w:rsidR="00F5205B" w:rsidRPr="00934F5E" w:rsidDel="00097FBA">
          <w:rPr>
            <w:rFonts w:ascii="Times New Roman" w:hAnsi="Times New Roman" w:cs="Times New Roman"/>
            <w:sz w:val="24"/>
            <w:szCs w:val="24"/>
          </w:rPr>
          <w:delText xml:space="preserve">are </w:delText>
        </w:r>
        <w:r w:rsidR="00F66A60" w:rsidRPr="00934F5E" w:rsidDel="00097FBA">
          <w:rPr>
            <w:rFonts w:ascii="Times New Roman" w:hAnsi="Times New Roman" w:cs="Times New Roman"/>
            <w:sz w:val="24"/>
            <w:szCs w:val="24"/>
          </w:rPr>
          <w:delText xml:space="preserve">in the global </w:delText>
        </w:r>
        <w:r w:rsidR="00EE77C6" w:rsidRPr="00934F5E" w:rsidDel="00097FBA">
          <w:rPr>
            <w:rFonts w:ascii="Times New Roman" w:hAnsi="Times New Roman" w:cs="Times New Roman"/>
            <w:sz w:val="24"/>
            <w:szCs w:val="24"/>
          </w:rPr>
          <w:delText>S</w:delText>
        </w:r>
        <w:r w:rsidR="00F66A60" w:rsidRPr="00934F5E" w:rsidDel="00097FBA">
          <w:rPr>
            <w:rFonts w:ascii="Times New Roman" w:hAnsi="Times New Roman" w:cs="Times New Roman"/>
            <w:sz w:val="24"/>
            <w:szCs w:val="24"/>
          </w:rPr>
          <w:delText xml:space="preserve">outh and </w:delText>
        </w:r>
        <w:r w:rsidR="00EE77C6" w:rsidRPr="00934F5E" w:rsidDel="00097FBA">
          <w:rPr>
            <w:rFonts w:ascii="Times New Roman" w:hAnsi="Times New Roman" w:cs="Times New Roman"/>
            <w:sz w:val="24"/>
            <w:szCs w:val="24"/>
          </w:rPr>
          <w:delText>N</w:delText>
        </w:r>
        <w:r w:rsidR="00F66A60" w:rsidRPr="00934F5E" w:rsidDel="00097FBA">
          <w:rPr>
            <w:rFonts w:ascii="Times New Roman" w:hAnsi="Times New Roman" w:cs="Times New Roman"/>
            <w:sz w:val="24"/>
            <w:szCs w:val="24"/>
          </w:rPr>
          <w:delText xml:space="preserve">orth </w:delText>
        </w:r>
        <w:r w:rsidR="00F5205B" w:rsidRPr="00934F5E" w:rsidDel="00097FBA">
          <w:rPr>
            <w:rFonts w:ascii="Times New Roman" w:hAnsi="Times New Roman" w:cs="Times New Roman"/>
            <w:sz w:val="24"/>
            <w:szCs w:val="24"/>
          </w:rPr>
          <w:delText xml:space="preserve">and how they </w:delText>
        </w:r>
        <w:r w:rsidR="00F66A60" w:rsidRPr="00934F5E" w:rsidDel="00097FBA">
          <w:rPr>
            <w:rFonts w:ascii="Times New Roman" w:hAnsi="Times New Roman" w:cs="Times New Roman"/>
            <w:sz w:val="24"/>
            <w:szCs w:val="24"/>
          </w:rPr>
          <w:delText>are using/applying these concepts</w:delText>
        </w:r>
      </w:del>
      <w:r w:rsidR="00F5205B" w:rsidRPr="00934F5E">
        <w:rPr>
          <w:rFonts w:ascii="Times New Roman" w:hAnsi="Times New Roman" w:cs="Times New Roman"/>
          <w:sz w:val="24"/>
          <w:szCs w:val="24"/>
        </w:rPr>
        <w:t>;</w:t>
      </w:r>
      <w:r w:rsidR="00F66A60" w:rsidRPr="00934F5E">
        <w:rPr>
          <w:rFonts w:ascii="Times New Roman" w:hAnsi="Times New Roman" w:cs="Times New Roman"/>
          <w:sz w:val="24"/>
          <w:szCs w:val="24"/>
        </w:rPr>
        <w:t xml:space="preserve"> (</w:t>
      </w:r>
      <w:r w:rsidR="003207F2">
        <w:rPr>
          <w:rFonts w:ascii="Times New Roman" w:hAnsi="Times New Roman" w:cs="Times New Roman"/>
          <w:sz w:val="24"/>
          <w:szCs w:val="24"/>
        </w:rPr>
        <w:t>ii</w:t>
      </w:r>
      <w:r w:rsidR="00F66A60" w:rsidRPr="00934F5E">
        <w:rPr>
          <w:rFonts w:ascii="Times New Roman" w:hAnsi="Times New Roman" w:cs="Times New Roman"/>
          <w:sz w:val="24"/>
          <w:szCs w:val="24"/>
        </w:rPr>
        <w:t>i) where the studies of these concepts are concentrated</w:t>
      </w:r>
      <w:r w:rsidR="003207F2">
        <w:rPr>
          <w:rFonts w:ascii="Times New Roman" w:hAnsi="Times New Roman" w:cs="Times New Roman"/>
          <w:sz w:val="24"/>
          <w:szCs w:val="24"/>
        </w:rPr>
        <w:t xml:space="preserve">. Other concerns are: </w:t>
      </w:r>
      <w:r w:rsidR="003207F2" w:rsidRPr="00934F5E">
        <w:rPr>
          <w:rFonts w:ascii="Times New Roman" w:hAnsi="Times New Roman" w:cs="Times New Roman"/>
          <w:sz w:val="24"/>
          <w:szCs w:val="24"/>
        </w:rPr>
        <w:t>(</w:t>
      </w:r>
      <w:proofErr w:type="spellStart"/>
      <w:r w:rsidR="003207F2" w:rsidRPr="00934F5E">
        <w:rPr>
          <w:rFonts w:ascii="Times New Roman" w:hAnsi="Times New Roman" w:cs="Times New Roman"/>
          <w:sz w:val="24"/>
          <w:szCs w:val="24"/>
        </w:rPr>
        <w:t>i</w:t>
      </w:r>
      <w:proofErr w:type="spellEnd"/>
      <w:r w:rsidR="003207F2" w:rsidRPr="00934F5E">
        <w:rPr>
          <w:rFonts w:ascii="Times New Roman" w:hAnsi="Times New Roman" w:cs="Times New Roman"/>
          <w:sz w:val="24"/>
          <w:szCs w:val="24"/>
        </w:rPr>
        <w:t>) who the founders and organizations are that are working to advance the concept; (i</w:t>
      </w:r>
      <w:r w:rsidR="003207F2">
        <w:rPr>
          <w:rFonts w:ascii="Times New Roman" w:hAnsi="Times New Roman" w:cs="Times New Roman"/>
          <w:sz w:val="24"/>
          <w:szCs w:val="24"/>
        </w:rPr>
        <w:t>i</w:t>
      </w:r>
      <w:r w:rsidR="003207F2" w:rsidRPr="00934F5E">
        <w:rPr>
          <w:rFonts w:ascii="Times New Roman" w:hAnsi="Times New Roman" w:cs="Times New Roman"/>
          <w:sz w:val="24"/>
          <w:szCs w:val="24"/>
        </w:rPr>
        <w:t xml:space="preserve">) what fundamental questions are answered by these </w:t>
      </w:r>
      <w:r w:rsidR="00182D6B" w:rsidRPr="00934F5E">
        <w:rPr>
          <w:rFonts w:ascii="Times New Roman" w:hAnsi="Times New Roman" w:cs="Times New Roman"/>
          <w:sz w:val="24"/>
          <w:szCs w:val="24"/>
        </w:rPr>
        <w:t>concepts; (</w:t>
      </w:r>
      <w:r w:rsidR="00182D6B">
        <w:rPr>
          <w:rFonts w:ascii="Times New Roman" w:hAnsi="Times New Roman" w:cs="Times New Roman"/>
          <w:sz w:val="24"/>
          <w:szCs w:val="24"/>
        </w:rPr>
        <w:t xml:space="preserve">iii) </w:t>
      </w:r>
      <w:r w:rsidR="00182D6B" w:rsidRPr="00934F5E">
        <w:rPr>
          <w:rFonts w:ascii="Times New Roman" w:hAnsi="Times New Roman" w:cs="Times New Roman"/>
          <w:sz w:val="24"/>
          <w:szCs w:val="24"/>
        </w:rPr>
        <w:t>how they differ in terms of focus and scope, emphas</w:t>
      </w:r>
      <w:r w:rsidR="00182D6B">
        <w:rPr>
          <w:rFonts w:ascii="Times New Roman" w:hAnsi="Times New Roman" w:cs="Times New Roman"/>
          <w:sz w:val="24"/>
          <w:szCs w:val="24"/>
        </w:rPr>
        <w:t>e</w:t>
      </w:r>
      <w:r w:rsidR="00182D6B" w:rsidRPr="00934F5E">
        <w:rPr>
          <w:rFonts w:ascii="Times New Roman" w:hAnsi="Times New Roman" w:cs="Times New Roman"/>
          <w:sz w:val="24"/>
          <w:szCs w:val="24"/>
        </w:rPr>
        <w:t>s, and critical considerations;</w:t>
      </w:r>
      <w:r w:rsidR="00182D6B">
        <w:rPr>
          <w:rFonts w:ascii="Times New Roman" w:hAnsi="Times New Roman" w:cs="Times New Roman"/>
          <w:sz w:val="24"/>
          <w:szCs w:val="24"/>
        </w:rPr>
        <w:t xml:space="preserve"> </w:t>
      </w:r>
      <w:r w:rsidR="00F5205B" w:rsidRPr="00934F5E">
        <w:rPr>
          <w:rFonts w:ascii="Times New Roman" w:hAnsi="Times New Roman" w:cs="Times New Roman"/>
          <w:sz w:val="24"/>
          <w:szCs w:val="24"/>
        </w:rPr>
        <w:t>and</w:t>
      </w:r>
      <w:r w:rsidR="00F66A60" w:rsidRPr="00934F5E">
        <w:rPr>
          <w:rFonts w:ascii="Times New Roman" w:hAnsi="Times New Roman" w:cs="Times New Roman"/>
          <w:sz w:val="24"/>
          <w:szCs w:val="24"/>
        </w:rPr>
        <w:t xml:space="preserve"> (</w:t>
      </w:r>
      <w:r w:rsidR="003207F2">
        <w:rPr>
          <w:rFonts w:ascii="Times New Roman" w:hAnsi="Times New Roman" w:cs="Times New Roman"/>
          <w:sz w:val="24"/>
          <w:szCs w:val="24"/>
        </w:rPr>
        <w:t>i</w:t>
      </w:r>
      <w:r w:rsidR="00182D6B">
        <w:rPr>
          <w:rFonts w:ascii="Times New Roman" w:hAnsi="Times New Roman" w:cs="Times New Roman"/>
          <w:sz w:val="24"/>
          <w:szCs w:val="24"/>
        </w:rPr>
        <w:t>v</w:t>
      </w:r>
      <w:r w:rsidR="00F66A60" w:rsidRPr="00934F5E">
        <w:rPr>
          <w:rFonts w:ascii="Times New Roman" w:hAnsi="Times New Roman" w:cs="Times New Roman"/>
          <w:sz w:val="24"/>
          <w:szCs w:val="24"/>
        </w:rPr>
        <w:t>) how the</w:t>
      </w:r>
      <w:r w:rsidR="00F5205B" w:rsidRPr="00934F5E">
        <w:rPr>
          <w:rFonts w:ascii="Times New Roman" w:hAnsi="Times New Roman" w:cs="Times New Roman"/>
          <w:sz w:val="24"/>
          <w:szCs w:val="24"/>
        </w:rPr>
        <w:t xml:space="preserve"> studies</w:t>
      </w:r>
      <w:r w:rsidR="00F66A60" w:rsidRPr="00934F5E">
        <w:rPr>
          <w:rFonts w:ascii="Times New Roman" w:hAnsi="Times New Roman" w:cs="Times New Roman"/>
          <w:sz w:val="24"/>
          <w:szCs w:val="24"/>
        </w:rPr>
        <w:t xml:space="preserve"> differ in distinction, </w:t>
      </w:r>
      <w:r w:rsidR="00F5205B" w:rsidRPr="00934F5E">
        <w:rPr>
          <w:rFonts w:ascii="Times New Roman" w:hAnsi="Times New Roman" w:cs="Times New Roman"/>
          <w:sz w:val="24"/>
          <w:szCs w:val="24"/>
        </w:rPr>
        <w:t>resemblance</w:t>
      </w:r>
      <w:r w:rsidR="00F66A60" w:rsidRPr="00934F5E">
        <w:rPr>
          <w:rFonts w:ascii="Times New Roman" w:hAnsi="Times New Roman" w:cs="Times New Roman"/>
          <w:sz w:val="24"/>
          <w:szCs w:val="24"/>
        </w:rPr>
        <w:t xml:space="preserve">, and alignment. </w:t>
      </w:r>
      <w:r w:rsidR="00FB5338">
        <w:rPr>
          <w:rFonts w:ascii="Times New Roman" w:hAnsi="Times New Roman" w:cs="Times New Roman"/>
          <w:sz w:val="24"/>
          <w:szCs w:val="24"/>
        </w:rPr>
        <w:t>F</w:t>
      </w:r>
      <w:r w:rsidR="00FB5338" w:rsidRPr="00934F5E">
        <w:rPr>
          <w:rFonts w:ascii="Times New Roman" w:hAnsi="Times New Roman" w:cs="Times New Roman"/>
          <w:sz w:val="24"/>
          <w:szCs w:val="24"/>
        </w:rPr>
        <w:t>inding the answers to these questions</w:t>
      </w:r>
      <w:del w:id="78" w:author="Mohammadali Tofighi" w:date="2023-10-30T18:39:00Z">
        <w:r w:rsidR="00FB5338" w:rsidRPr="00934F5E" w:rsidDel="00F073DF">
          <w:rPr>
            <w:rFonts w:ascii="Times New Roman" w:hAnsi="Times New Roman" w:cs="Times New Roman"/>
            <w:sz w:val="24"/>
            <w:szCs w:val="24"/>
          </w:rPr>
          <w:delText xml:space="preserve"> </w:delText>
        </w:r>
      </w:del>
      <w:del w:id="79" w:author="Byomkesh Talukder" w:date="2023-10-09T20:22:00Z">
        <w:r w:rsidR="00F5205B" w:rsidRPr="00934F5E" w:rsidDel="00C835CD">
          <w:rPr>
            <w:rFonts w:ascii="Times New Roman" w:hAnsi="Times New Roman" w:cs="Times New Roman"/>
            <w:sz w:val="24"/>
            <w:szCs w:val="24"/>
          </w:rPr>
          <w:delText>in order</w:delText>
        </w:r>
        <w:r w:rsidR="00F66A60" w:rsidRPr="00934F5E" w:rsidDel="00C835CD">
          <w:rPr>
            <w:rFonts w:ascii="Times New Roman" w:hAnsi="Times New Roman" w:cs="Times New Roman"/>
            <w:sz w:val="24"/>
            <w:szCs w:val="24"/>
          </w:rPr>
          <w:delText xml:space="preserve"> to</w:delText>
        </w:r>
      </w:del>
      <w:ins w:id="80" w:author="Byomkesh Talukder" w:date="2023-10-16T19:46:00Z">
        <w:r w:rsidR="00097FBA">
          <w:rPr>
            <w:rFonts w:ascii="Times New Roman" w:hAnsi="Times New Roman" w:cs="Times New Roman"/>
            <w:sz w:val="24"/>
            <w:szCs w:val="24"/>
          </w:rPr>
          <w:t xml:space="preserve"> </w:t>
        </w:r>
      </w:ins>
      <w:ins w:id="81" w:author="Byomkesh Talukder" w:date="2023-10-09T20:40:00Z">
        <w:r w:rsidR="0093512C">
          <w:rPr>
            <w:rFonts w:ascii="Times New Roman" w:hAnsi="Times New Roman" w:cs="Times New Roman"/>
            <w:sz w:val="24"/>
            <w:szCs w:val="24"/>
          </w:rPr>
          <w:t>to</w:t>
        </w:r>
      </w:ins>
      <w:r w:rsidR="00F66A60" w:rsidRPr="00934F5E">
        <w:rPr>
          <w:rFonts w:ascii="Times New Roman" w:hAnsi="Times New Roman" w:cs="Times New Roman"/>
          <w:sz w:val="24"/>
          <w:szCs w:val="24"/>
        </w:rPr>
        <w:t xml:space="preserve"> successfully design coordinated interventions to address </w:t>
      </w:r>
      <w:r w:rsidR="00F5205B" w:rsidRPr="00934F5E">
        <w:rPr>
          <w:rFonts w:ascii="Times New Roman" w:hAnsi="Times New Roman" w:cs="Times New Roman"/>
          <w:sz w:val="24"/>
          <w:szCs w:val="24"/>
        </w:rPr>
        <w:t>human</w:t>
      </w:r>
      <w:r w:rsidR="00EE77C6" w:rsidRPr="00934F5E">
        <w:rPr>
          <w:rFonts w:ascii="Times New Roman" w:hAnsi="Times New Roman" w:cs="Times New Roman"/>
          <w:sz w:val="24"/>
          <w:szCs w:val="24"/>
        </w:rPr>
        <w:t xml:space="preserve"> and ecosystem health</w:t>
      </w:r>
      <w:r w:rsidR="00F5205B" w:rsidRPr="00934F5E">
        <w:rPr>
          <w:rFonts w:ascii="Times New Roman" w:hAnsi="Times New Roman" w:cs="Times New Roman"/>
          <w:sz w:val="24"/>
          <w:szCs w:val="24"/>
        </w:rPr>
        <w:t xml:space="preserve"> </w:t>
      </w:r>
      <w:r w:rsidR="00F66A60" w:rsidRPr="00934F5E">
        <w:rPr>
          <w:rFonts w:ascii="Times New Roman" w:hAnsi="Times New Roman" w:cs="Times New Roman"/>
          <w:sz w:val="24"/>
          <w:szCs w:val="24"/>
        </w:rPr>
        <w:t>is the objective of this study.</w:t>
      </w:r>
    </w:p>
    <w:p w14:paraId="35BB1F55" w14:textId="51A2DDFA" w:rsidR="00182D6B" w:rsidRPr="00934F5E" w:rsidRDefault="00182D6B" w:rsidP="00AF3607">
      <w:pPr>
        <w:spacing w:line="240" w:lineRule="auto"/>
        <w:jc w:val="both"/>
        <w:rPr>
          <w:rFonts w:ascii="Times New Roman" w:hAnsi="Times New Roman" w:cs="Times New Roman"/>
          <w:sz w:val="24"/>
          <w:szCs w:val="24"/>
        </w:rPr>
        <w:sectPr w:rsidR="00182D6B" w:rsidRPr="00934F5E" w:rsidSect="005579BF">
          <w:footerReference w:type="default" r:id="rId25"/>
          <w:pgSz w:w="12240" w:h="15840"/>
          <w:pgMar w:top="1440" w:right="1440" w:bottom="1440" w:left="1440" w:header="709" w:footer="709" w:gutter="0"/>
          <w:cols w:space="708"/>
          <w:docGrid w:linePitch="360"/>
        </w:sectPr>
      </w:pPr>
    </w:p>
    <w:p w14:paraId="4869B396" w14:textId="4B2BF164" w:rsidR="0098622E" w:rsidRPr="00934F5E" w:rsidRDefault="0098622E" w:rsidP="00AF3607">
      <w:pPr>
        <w:spacing w:line="240" w:lineRule="auto"/>
        <w:jc w:val="center"/>
        <w:rPr>
          <w:rFonts w:ascii="Times New Roman" w:hAnsi="Times New Roman" w:cs="Times New Roman"/>
        </w:rPr>
      </w:pPr>
    </w:p>
    <w:p w14:paraId="38B161BB" w14:textId="291EAA58" w:rsidR="00512F18" w:rsidRPr="00934F5E" w:rsidRDefault="00641D91" w:rsidP="00AF3607">
      <w:pPr>
        <w:spacing w:line="240" w:lineRule="auto"/>
        <w:jc w:val="center"/>
        <w:rPr>
          <w:rFonts w:ascii="Times New Roman" w:hAnsi="Times New Roman" w:cs="Times New Roman"/>
        </w:rPr>
        <w:sectPr w:rsidR="00512F18" w:rsidRPr="00934F5E" w:rsidSect="00512F18">
          <w:pgSz w:w="15840" w:h="12240" w:orient="landscape"/>
          <w:pgMar w:top="1440" w:right="1440" w:bottom="1440" w:left="1440" w:header="709" w:footer="709" w:gutter="0"/>
          <w:cols w:space="708"/>
          <w:docGrid w:linePitch="360"/>
        </w:sectPr>
      </w:pPr>
      <w:bookmarkStart w:id="82" w:name="_Hlk137275635"/>
      <w:ins w:id="83" w:author="Mohammadali Tofighi" w:date="2023-10-31T22:30:00Z">
        <w:r>
          <w:rPr>
            <w:noProof/>
          </w:rPr>
          <w:drawing>
            <wp:inline distT="0" distB="0" distL="0" distR="0" wp14:anchorId="1879B555" wp14:editId="2CC166EC">
              <wp:extent cx="7200000" cy="5090556"/>
              <wp:effectExtent l="0" t="0" r="0" b="0"/>
              <wp:docPr id="600969234" name="Picture 8" descr="A diagram of different typ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69234" name="Picture 8" descr="A diagram of different types of peop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0" cy="5090556"/>
                      </a:xfrm>
                      <a:prstGeom prst="rect">
                        <a:avLst/>
                      </a:prstGeom>
                    </pic:spPr>
                  </pic:pic>
                </a:graphicData>
              </a:graphic>
            </wp:inline>
          </w:drawing>
        </w:r>
      </w:ins>
      <w:del w:id="84" w:author="Mohammadali Tofighi" w:date="2023-10-31T22:28:00Z">
        <w:r w:rsidR="00000000">
          <w:rPr>
            <w:noProof/>
          </w:rPr>
          <w:pict w14:anchorId="6ABC3DD1">
            <v:group id="_x0000_s1080" style="position:absolute;left:0;text-align:left;margin-left:114.9pt;margin-top:154.85pt;width:390.3pt;height:65.25pt;z-index:251660800;mso-position-horizontal-relative:text;mso-position-vertical-relative:text" coordorigin="3750,5130" coordsize="7845,1425">
              <v:shapetype id="_x0000_t32" coordsize="21600,21600" o:spt="32" o:oned="t" path="m,l21600,21600e" filled="f">
                <v:path arrowok="t" fillok="f" o:connecttype="none"/>
                <o:lock v:ext="edit" shapetype="t"/>
              </v:shapetype>
              <v:shape id="_x0000_s1081" type="#_x0000_t32" style="position:absolute;left:7710;top:5265;width:0;height:285;flip:y" o:connectortype="straight">
                <v:stroke dashstyle="longDash" endarrow="block"/>
              </v:shape>
              <v:group id="_x0000_s1082" style="position:absolute;left:3750;top:5130;width:7845;height:1425" coordorigin="3750,5130" coordsize="7845,1425">
                <v:shape id="_x0000_s1083" type="#_x0000_t32" style="position:absolute;left:3750;top:5280;width:2220;height:1275;flip:x y" o:connectortype="straight">
                  <v:stroke dashstyle="longDash" endarrow="block"/>
                </v:shape>
                <v:shape id="_x0000_s1084" type="#_x0000_t32" style="position:absolute;left:9120;top:5130;width:2475;height:1350;flip:y" o:connectortype="straight">
                  <v:stroke dashstyle="longDash" endarrow="block"/>
                </v:shape>
              </v:group>
            </v:group>
          </w:pict>
        </w:r>
      </w:del>
      <w:r w:rsidR="00000000">
        <w:rPr>
          <w:noProof/>
        </w:rPr>
        <w:pict w14:anchorId="39066297">
          <v:shapetype id="_x0000_t202" coordsize="21600,21600" o:spt="202" path="m,l,21600r21600,l21600,xe">
            <v:stroke joinstyle="miter"/>
            <v:path gradientshapeok="t" o:connecttype="rect"/>
          </v:shapetype>
          <v:shape id="Text Box 1" o:spid="_x0000_s1074" type="#_x0000_t202" style="position:absolute;left:0;text-align:left;margin-left:14.4pt;margin-top:408.35pt;width:613.2pt;height:90.6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" fillcolor="white [3201]" stroked="f" strokeweight=".5pt">
            <v:textbox style="mso-next-textbox:#Text Box 1">
              <w:txbxContent>
                <w:p w14:paraId="319E94FC" w14:textId="77777777" w:rsidR="00817F8F" w:rsidRPr="00715C57" w:rsidRDefault="00817F8F" w:rsidP="00817F8F">
                  <w:pPr>
                    <w:jc w:val="both"/>
                    <w:rPr>
                      <w:ins w:id="85" w:author="Byomkesh Talukder" w:date="2023-10-17T14:54:00Z"/>
                      <w:rFonts w:ascii="Times New Roman" w:hAnsi="Times New Roman" w:cs="Times New Roman"/>
                      <w:sz w:val="20"/>
                      <w:szCs w:val="20"/>
                    </w:rPr>
                  </w:pPr>
                  <w:ins w:id="86" w:author="Byomkesh Talukder" w:date="2023-10-17T14:54:00Z">
                    <w:r w:rsidRPr="00715C57">
                      <w:rPr>
                        <w:rFonts w:ascii="Times New Roman" w:hAnsi="Times New Roman" w:cs="Times New Roman"/>
                        <w:sz w:val="20"/>
                        <w:szCs w:val="20"/>
                      </w:rPr>
                      <w:t>Fig. 2. This illustrative figure visually depicts the interconnections and dependencies of Planetary Health, One Health, and EcoHealth concepts, drawing upon the definitions provided by references [14, 23, and 24]. This visualization emphasizes the complex web of relationships and interactions among these three critical fields of study. The broken arrow in this visual representation highlights the profound interdependence and reciprocal relationships between Planetary Health, One Health, and EcoHealth. It serves as a powerful visual symbol, underscoring how actions and changes within any of these domains can send consequences and implications throughout the others. This is not a unidirectional cause-and-effect relationship but a dynamic network of connections.</w:t>
                    </w:r>
                  </w:ins>
                </w:p>
                <w:p w14:paraId="64A0A988" w14:textId="5D5C90EE" w:rsidR="00C27FE1" w:rsidRPr="00715C57" w:rsidRDefault="00C27FE1" w:rsidP="00715C57">
                  <w:pPr>
                    <w:jc w:val="both"/>
                    <w:rPr>
                      <w:rFonts w:ascii="Times New Roman" w:hAnsi="Times New Roman" w:cs="Times New Roman"/>
                      <w:sz w:val="20"/>
                      <w:szCs w:val="20"/>
                    </w:rPr>
                  </w:pPr>
                </w:p>
              </w:txbxContent>
            </v:textbox>
          </v:shape>
        </w:pict>
      </w:r>
      <w:del w:id="87" w:author="Mohammadali Tofighi" w:date="2023-10-31T22:28:00Z">
        <w:r w:rsidR="00715C57" w:rsidDel="00641D91">
          <w:rPr>
            <w:noProof/>
          </w:rPr>
          <w:drawing>
            <wp:anchor distT="0" distB="0" distL="114300" distR="114300" simplePos="0" relativeHeight="251653632" behindDoc="1" locked="0" layoutInCell="1" allowOverlap="1" wp14:anchorId="761FEE2A" wp14:editId="09AE3B08">
              <wp:simplePos x="0" y="0"/>
              <wp:positionH relativeFrom="column">
                <wp:posOffset>0</wp:posOffset>
              </wp:positionH>
              <wp:positionV relativeFrom="paragraph">
                <wp:posOffset>4445</wp:posOffset>
              </wp:positionV>
              <wp:extent cx="8275320" cy="4968240"/>
              <wp:effectExtent l="0" t="0" r="0" b="0"/>
              <wp:wrapTopAndBottom/>
              <wp:docPr id="569635905" name="Picture 2" descr="A diagram of a health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35905" name="Picture 2" descr="A diagram of a health syste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8275320" cy="4968240"/>
                      </a:xfrm>
                      <a:prstGeom prst="rect">
                        <a:avLst/>
                      </a:prstGeom>
                    </pic:spPr>
                  </pic:pic>
                </a:graphicData>
              </a:graphic>
              <wp14:sizeRelH relativeFrom="margin">
                <wp14:pctWidth>0</wp14:pctWidth>
              </wp14:sizeRelH>
              <wp14:sizeRelV relativeFrom="margin">
                <wp14:pctHeight>0</wp14:pctHeight>
              </wp14:sizeRelV>
            </wp:anchor>
          </w:drawing>
        </w:r>
      </w:del>
    </w:p>
    <w:bookmarkEnd w:id="82"/>
    <w:p w14:paraId="1E82D6D0" w14:textId="143660B3" w:rsidR="00206774" w:rsidRPr="00934F5E" w:rsidRDefault="00206774" w:rsidP="00C5622F">
      <w:pPr>
        <w:pStyle w:val="ListParagraph"/>
        <w:numPr>
          <w:ilvl w:val="0"/>
          <w:numId w:val="1"/>
        </w:numPr>
        <w:spacing w:line="240" w:lineRule="auto"/>
        <w:jc w:val="both"/>
        <w:rPr>
          <w:rFonts w:ascii="Times New Roman" w:hAnsi="Times New Roman" w:cs="Times New Roman"/>
          <w:b/>
          <w:bCs/>
          <w:sz w:val="24"/>
          <w:szCs w:val="24"/>
        </w:rPr>
      </w:pPr>
      <w:r w:rsidRPr="00934F5E">
        <w:rPr>
          <w:rFonts w:ascii="Times New Roman" w:hAnsi="Times New Roman" w:cs="Times New Roman"/>
          <w:b/>
          <w:bCs/>
          <w:sz w:val="24"/>
          <w:szCs w:val="24"/>
        </w:rPr>
        <w:lastRenderedPageBreak/>
        <w:t>Methodology</w:t>
      </w:r>
    </w:p>
    <w:p w14:paraId="20DD6270" w14:textId="025C8463" w:rsidR="00361DC0" w:rsidRPr="00934F5E" w:rsidRDefault="00AD0AD6"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To </w:t>
      </w:r>
      <w:r w:rsidR="008C4959" w:rsidRPr="00934F5E">
        <w:rPr>
          <w:rFonts w:ascii="Times New Roman" w:hAnsi="Times New Roman" w:cs="Times New Roman"/>
          <w:sz w:val="24"/>
          <w:szCs w:val="24"/>
        </w:rPr>
        <w:t>fulfi</w:t>
      </w:r>
      <w:r w:rsidR="00EE77C6" w:rsidRPr="00934F5E">
        <w:rPr>
          <w:rFonts w:ascii="Times New Roman" w:hAnsi="Times New Roman" w:cs="Times New Roman"/>
          <w:sz w:val="24"/>
          <w:szCs w:val="24"/>
        </w:rPr>
        <w:t>l</w:t>
      </w:r>
      <w:r w:rsidR="008C4959" w:rsidRPr="00934F5E">
        <w:rPr>
          <w:rFonts w:ascii="Times New Roman" w:hAnsi="Times New Roman" w:cs="Times New Roman"/>
          <w:sz w:val="24"/>
          <w:szCs w:val="24"/>
        </w:rPr>
        <w:t>l the objective of the study</w:t>
      </w:r>
      <w:r w:rsidR="00EE77C6" w:rsidRPr="00934F5E">
        <w:rPr>
          <w:rFonts w:ascii="Times New Roman" w:hAnsi="Times New Roman" w:cs="Times New Roman"/>
          <w:sz w:val="24"/>
          <w:szCs w:val="24"/>
        </w:rPr>
        <w:t>,</w:t>
      </w:r>
      <w:r w:rsidR="008C4959" w:rsidRPr="00934F5E">
        <w:rPr>
          <w:rFonts w:ascii="Times New Roman" w:hAnsi="Times New Roman" w:cs="Times New Roman"/>
          <w:sz w:val="24"/>
          <w:szCs w:val="24"/>
        </w:rPr>
        <w:t xml:space="preserve"> data were gathered and visualized by the following steps. </w:t>
      </w:r>
    </w:p>
    <w:p w14:paraId="36BBB8AE" w14:textId="0CE1E7FA" w:rsidR="00206774" w:rsidRPr="00934F5E" w:rsidRDefault="00AD0AD6" w:rsidP="00AF3607">
      <w:pPr>
        <w:spacing w:line="240" w:lineRule="auto"/>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 xml:space="preserve">2.1 Identify </w:t>
      </w:r>
      <w:r w:rsidR="00870865" w:rsidRPr="00934F5E">
        <w:rPr>
          <w:rFonts w:ascii="Times New Roman" w:hAnsi="Times New Roman" w:cs="Times New Roman"/>
          <w:b/>
          <w:bCs/>
          <w:i/>
          <w:iCs/>
          <w:sz w:val="24"/>
          <w:szCs w:val="24"/>
        </w:rPr>
        <w:t>and Sort A</w:t>
      </w:r>
      <w:r w:rsidR="00E133C5" w:rsidRPr="00934F5E">
        <w:rPr>
          <w:rFonts w:ascii="Times New Roman" w:hAnsi="Times New Roman" w:cs="Times New Roman"/>
          <w:b/>
          <w:bCs/>
          <w:i/>
          <w:iCs/>
          <w:sz w:val="24"/>
          <w:szCs w:val="24"/>
        </w:rPr>
        <w:t>rticles</w:t>
      </w:r>
    </w:p>
    <w:p w14:paraId="7D0DFA18" w14:textId="6A168C2D" w:rsidR="005D5812" w:rsidRPr="00934F5E" w:rsidRDefault="00AD0AD6" w:rsidP="005D5812">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 xml:space="preserve">Following the guidelines </w:t>
      </w:r>
      <w:r w:rsidR="00BC19C3" w:rsidRPr="00934F5E">
        <w:rPr>
          <w:rFonts w:ascii="Times New Roman" w:hAnsi="Times New Roman" w:cs="Times New Roman"/>
          <w:sz w:val="24"/>
          <w:szCs w:val="24"/>
        </w:rPr>
        <w:t>of PRISMA</w:t>
      </w:r>
      <w:r w:rsidR="00BC19C3" w:rsidRPr="00934F5E">
        <w:rPr>
          <w:rFonts w:ascii="Times New Roman" w:hAnsi="Times New Roman" w:cs="Times New Roman"/>
        </w:rPr>
        <w:t xml:space="preserve"> (</w:t>
      </w:r>
      <w:r w:rsidR="00BC19C3" w:rsidRPr="00934F5E">
        <w:rPr>
          <w:rFonts w:ascii="Times New Roman" w:hAnsi="Times New Roman" w:cs="Times New Roman"/>
          <w:sz w:val="24"/>
          <w:szCs w:val="24"/>
        </w:rPr>
        <w:t>Preferred Reporting Items for Systematic Reviews and Meta-Analyses</w:t>
      </w:r>
      <w:r w:rsidR="003B527B">
        <w:rPr>
          <w:rFonts w:ascii="Times New Roman" w:hAnsi="Times New Roman" w:cs="Times New Roman"/>
          <w:sz w:val="24"/>
          <w:szCs w:val="24"/>
        </w:rPr>
        <w:t xml:space="preserve"> </w:t>
      </w:r>
      <w:r w:rsidR="003B527B" w:rsidRPr="003B527B">
        <w:rPr>
          <w:rFonts w:ascii="Times New Roman" w:hAnsi="Times New Roman" w:cs="Times New Roman"/>
          <w:color w:val="0070C0"/>
          <w:sz w:val="24"/>
          <w:szCs w:val="24"/>
        </w:rPr>
        <w:t>[37]</w:t>
      </w:r>
      <w:r w:rsidRPr="00934F5E">
        <w:rPr>
          <w:rFonts w:ascii="Times New Roman" w:hAnsi="Times New Roman" w:cs="Times New Roman"/>
          <w:sz w:val="24"/>
          <w:szCs w:val="24"/>
        </w:rPr>
        <w:t>, a</w:t>
      </w:r>
      <w:r w:rsidR="00206774" w:rsidRPr="00934F5E">
        <w:rPr>
          <w:rFonts w:ascii="Times New Roman" w:hAnsi="Times New Roman" w:cs="Times New Roman"/>
          <w:sz w:val="24"/>
          <w:szCs w:val="24"/>
        </w:rPr>
        <w:t xml:space="preserve"> rigorous literature search was conducted by combining keywords like </w:t>
      </w:r>
      <w:r w:rsidR="00B82BF8" w:rsidRPr="00934F5E">
        <w:rPr>
          <w:rFonts w:ascii="Times New Roman" w:hAnsi="Times New Roman" w:cs="Times New Roman"/>
          <w:sz w:val="24"/>
          <w:szCs w:val="24"/>
        </w:rPr>
        <w:t>“Planetary Health”</w:t>
      </w:r>
      <w:r w:rsidR="00B82BF8">
        <w:rPr>
          <w:rFonts w:ascii="Times New Roman" w:hAnsi="Times New Roman" w:cs="Times New Roman"/>
          <w:sz w:val="24"/>
          <w:szCs w:val="24"/>
        </w:rPr>
        <w:t>,</w:t>
      </w:r>
      <w:r w:rsidR="00B82BF8" w:rsidRPr="00934F5E">
        <w:rPr>
          <w:rFonts w:ascii="Times New Roman" w:hAnsi="Times New Roman" w:cs="Times New Roman"/>
          <w:sz w:val="24"/>
          <w:szCs w:val="24"/>
        </w:rPr>
        <w:t xml:space="preserve"> </w:t>
      </w:r>
      <w:r w:rsidR="00114FD8" w:rsidRPr="00934F5E">
        <w:rPr>
          <w:rFonts w:ascii="Times New Roman" w:hAnsi="Times New Roman" w:cs="Times New Roman"/>
          <w:sz w:val="24"/>
          <w:szCs w:val="24"/>
        </w:rPr>
        <w:t>“</w:t>
      </w:r>
      <w:r w:rsidR="003E2F6B" w:rsidRPr="00934F5E">
        <w:rPr>
          <w:rFonts w:ascii="Times New Roman" w:hAnsi="Times New Roman" w:cs="Times New Roman"/>
          <w:sz w:val="24"/>
          <w:szCs w:val="24"/>
        </w:rPr>
        <w:t>One Health</w:t>
      </w:r>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w:t>
      </w:r>
      <w:r w:rsidR="00114FD8" w:rsidRPr="00934F5E">
        <w:rPr>
          <w:rFonts w:ascii="Times New Roman" w:hAnsi="Times New Roman" w:cs="Times New Roman"/>
          <w:sz w:val="24"/>
          <w:szCs w:val="24"/>
        </w:rPr>
        <w:t>“</w:t>
      </w:r>
      <w:proofErr w:type="spellStart"/>
      <w:r w:rsidR="00B82BF8">
        <w:rPr>
          <w:rFonts w:ascii="Times New Roman" w:hAnsi="Times New Roman" w:cs="Times New Roman"/>
          <w:sz w:val="24"/>
          <w:szCs w:val="24"/>
        </w:rPr>
        <w:t>EcoHealth</w:t>
      </w:r>
      <w:proofErr w:type="spellEnd"/>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using </w:t>
      </w:r>
      <w:r w:rsidR="00FB5338">
        <w:rPr>
          <w:rFonts w:ascii="Times New Roman" w:hAnsi="Times New Roman" w:cs="Times New Roman"/>
          <w:sz w:val="24"/>
          <w:szCs w:val="24"/>
        </w:rPr>
        <w:t xml:space="preserve">the </w:t>
      </w:r>
      <w:r w:rsidR="00206774" w:rsidRPr="00934F5E">
        <w:rPr>
          <w:rFonts w:ascii="Times New Roman" w:hAnsi="Times New Roman" w:cs="Times New Roman"/>
          <w:sz w:val="24"/>
          <w:szCs w:val="24"/>
        </w:rPr>
        <w:t xml:space="preserve">Boolean operators </w:t>
      </w:r>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AND/OR</w:t>
      </w:r>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w:t>
      </w:r>
      <w:r w:rsidR="00FB5338">
        <w:rPr>
          <w:rFonts w:ascii="Times New Roman" w:hAnsi="Times New Roman" w:cs="Times New Roman"/>
          <w:sz w:val="24"/>
          <w:szCs w:val="24"/>
        </w:rPr>
        <w:t>in</w:t>
      </w:r>
      <w:r w:rsidR="00FB5338" w:rsidRPr="00934F5E">
        <w:rPr>
          <w:rFonts w:ascii="Times New Roman" w:hAnsi="Times New Roman" w:cs="Times New Roman"/>
          <w:sz w:val="24"/>
          <w:szCs w:val="24"/>
        </w:rPr>
        <w:t xml:space="preserve"> </w:t>
      </w:r>
      <w:r w:rsidR="00206774" w:rsidRPr="00934F5E">
        <w:rPr>
          <w:rFonts w:ascii="Times New Roman" w:hAnsi="Times New Roman" w:cs="Times New Roman"/>
          <w:sz w:val="24"/>
          <w:szCs w:val="24"/>
        </w:rPr>
        <w:t xml:space="preserve">three electronic </w:t>
      </w:r>
      <w:r w:rsidR="00361DC0" w:rsidRPr="00934F5E">
        <w:rPr>
          <w:rFonts w:ascii="Times New Roman" w:hAnsi="Times New Roman" w:cs="Times New Roman"/>
          <w:sz w:val="24"/>
          <w:szCs w:val="24"/>
        </w:rPr>
        <w:t>data sources</w:t>
      </w:r>
      <w:r w:rsidR="00F5205B"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Web of Science, PubMed</w:t>
      </w:r>
      <w:r w:rsidR="00EE77C6"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and ProQuest (see Table </w:t>
      </w:r>
      <w:r w:rsidR="00361DC0" w:rsidRPr="00934F5E">
        <w:rPr>
          <w:rFonts w:ascii="Times New Roman" w:hAnsi="Times New Roman" w:cs="Times New Roman"/>
          <w:sz w:val="24"/>
          <w:szCs w:val="24"/>
        </w:rPr>
        <w:t>1</w:t>
      </w:r>
      <w:r w:rsidR="00206774" w:rsidRPr="00934F5E">
        <w:rPr>
          <w:rFonts w:ascii="Times New Roman" w:hAnsi="Times New Roman" w:cs="Times New Roman"/>
          <w:sz w:val="24"/>
          <w:szCs w:val="24"/>
        </w:rPr>
        <w:t>).</w:t>
      </w:r>
      <w:r w:rsidR="00361DC0" w:rsidRPr="00934F5E">
        <w:rPr>
          <w:rFonts w:ascii="Times New Roman" w:hAnsi="Times New Roman" w:cs="Times New Roman"/>
          <w:sz w:val="24"/>
          <w:szCs w:val="24"/>
        </w:rPr>
        <w:t xml:space="preserve"> The search </w:t>
      </w:r>
      <w:r w:rsidR="005544F6">
        <w:rPr>
          <w:rFonts w:ascii="Times New Roman" w:hAnsi="Times New Roman" w:cs="Times New Roman"/>
          <w:sz w:val="24"/>
          <w:szCs w:val="24"/>
        </w:rPr>
        <w:t xml:space="preserve">mainly </w:t>
      </w:r>
      <w:r w:rsidR="00361DC0" w:rsidRPr="00934F5E">
        <w:rPr>
          <w:rFonts w:ascii="Times New Roman" w:hAnsi="Times New Roman" w:cs="Times New Roman"/>
          <w:sz w:val="24"/>
          <w:szCs w:val="24"/>
        </w:rPr>
        <w:t xml:space="preserve">focused on peer-reviewed articles written in English and published between January 2015 and June 2021 onwards. The year 2015 was selected as the starting point to align with the official launch year of </w:t>
      </w:r>
      <w:r w:rsidR="00114FD8" w:rsidRPr="00934F5E">
        <w:rPr>
          <w:rFonts w:ascii="Times New Roman" w:hAnsi="Times New Roman" w:cs="Times New Roman"/>
          <w:sz w:val="24"/>
          <w:szCs w:val="24"/>
        </w:rPr>
        <w:t>“</w:t>
      </w:r>
      <w:r w:rsidR="003E2F6B" w:rsidRPr="00934F5E">
        <w:rPr>
          <w:rFonts w:ascii="Times New Roman" w:hAnsi="Times New Roman" w:cs="Times New Roman"/>
          <w:sz w:val="24"/>
          <w:szCs w:val="24"/>
        </w:rPr>
        <w:t>Planetary Health</w:t>
      </w:r>
      <w:r w:rsidR="00361DC0" w:rsidRPr="00934F5E">
        <w:rPr>
          <w:rFonts w:ascii="Times New Roman" w:hAnsi="Times New Roman" w:cs="Times New Roman"/>
          <w:sz w:val="24"/>
          <w:szCs w:val="24"/>
        </w:rPr>
        <w:t>,</w:t>
      </w:r>
      <w:r w:rsidR="00114FD8" w:rsidRPr="00934F5E">
        <w:rPr>
          <w:rFonts w:ascii="Times New Roman" w:hAnsi="Times New Roman" w:cs="Times New Roman"/>
          <w:sz w:val="24"/>
          <w:szCs w:val="24"/>
        </w:rPr>
        <w:t>”</w:t>
      </w:r>
      <w:r w:rsidR="00361DC0" w:rsidRPr="00934F5E">
        <w:rPr>
          <w:rFonts w:ascii="Times New Roman" w:hAnsi="Times New Roman" w:cs="Times New Roman"/>
          <w:sz w:val="24"/>
          <w:szCs w:val="24"/>
        </w:rPr>
        <w:t xml:space="preserve"> which is the newest among the three concepts </w:t>
      </w:r>
      <w:r w:rsidR="00ED69FA" w:rsidRPr="00ED69FA">
        <w:rPr>
          <w:rFonts w:ascii="Times New Roman" w:hAnsi="Times New Roman" w:cs="Times New Roman"/>
          <w:color w:val="0070C0"/>
          <w:sz w:val="24"/>
          <w:szCs w:val="24"/>
        </w:rPr>
        <w:t>[14]</w:t>
      </w:r>
      <w:r w:rsidR="00361DC0" w:rsidRPr="00934F5E">
        <w:rPr>
          <w:rFonts w:ascii="Times New Roman" w:hAnsi="Times New Roman" w:cs="Times New Roman"/>
          <w:sz w:val="24"/>
          <w:szCs w:val="24"/>
        </w:rPr>
        <w:t>.</w:t>
      </w:r>
      <w:r w:rsidR="00361DC0" w:rsidRPr="00934F5E">
        <w:rPr>
          <w:rFonts w:ascii="Times New Roman" w:hAnsi="Times New Roman" w:cs="Times New Roman"/>
          <w:color w:val="374151"/>
          <w:shd w:val="clear" w:color="auto" w:fill="F7F7F8"/>
        </w:rPr>
        <w:t xml:space="preserve"> </w:t>
      </w:r>
      <w:r w:rsidR="00361DC0" w:rsidRPr="00934F5E">
        <w:rPr>
          <w:rFonts w:ascii="Times New Roman" w:hAnsi="Times New Roman" w:cs="Times New Roman"/>
          <w:sz w:val="24"/>
          <w:szCs w:val="24"/>
        </w:rPr>
        <w:t>This approach ensured fairness in the search results, aiming for an equal number of articles per concept</w:t>
      </w:r>
      <w:r w:rsidR="001A51A1">
        <w:rPr>
          <w:rFonts w:ascii="Times New Roman" w:hAnsi="Times New Roman" w:cs="Times New Roman"/>
          <w:sz w:val="24"/>
          <w:szCs w:val="24"/>
        </w:rPr>
        <w:t xml:space="preserve">. </w:t>
      </w:r>
      <w:bookmarkStart w:id="88" w:name="_Hlk137717224"/>
      <w:r w:rsidR="005D5812">
        <w:rPr>
          <w:rFonts w:ascii="Times New Roman" w:hAnsi="Times New Roman" w:cs="Times New Roman"/>
          <w:sz w:val="24"/>
          <w:szCs w:val="24"/>
        </w:rPr>
        <w:t xml:space="preserve">Later, a few other articles from 2022 were also included by hand search. </w:t>
      </w:r>
    </w:p>
    <w:bookmarkEnd w:id="88"/>
    <w:p w14:paraId="5C80E733" w14:textId="2FAD2095" w:rsidR="00361DC0" w:rsidRPr="00AF3607" w:rsidRDefault="00361DC0" w:rsidP="00AF3607">
      <w:pPr>
        <w:pStyle w:val="ListParagraph"/>
        <w:spacing w:line="240" w:lineRule="auto"/>
        <w:ind w:left="0"/>
        <w:jc w:val="center"/>
        <w:rPr>
          <w:rFonts w:ascii="Times New Roman" w:hAnsi="Times New Roman" w:cs="Times New Roman"/>
        </w:rPr>
      </w:pPr>
      <w:r w:rsidRPr="00AF3607">
        <w:rPr>
          <w:rFonts w:ascii="Times New Roman" w:hAnsi="Times New Roman" w:cs="Times New Roman"/>
        </w:rPr>
        <w:t xml:space="preserve">Table 1. </w:t>
      </w:r>
      <w:r w:rsidR="00F83261" w:rsidRPr="00AF3607">
        <w:rPr>
          <w:rFonts w:ascii="Times New Roman" w:hAnsi="Times New Roman" w:cs="Times New Roman"/>
        </w:rPr>
        <w:t xml:space="preserve">Database and Keywords </w:t>
      </w:r>
      <w:del w:id="89" w:author="Byomkesh Talukder" w:date="2023-10-09T20:22:00Z">
        <w:r w:rsidR="00582307" w:rsidRPr="00AF3607" w:rsidDel="005025BC">
          <w:rPr>
            <w:rFonts w:ascii="Times New Roman" w:hAnsi="Times New Roman" w:cs="Times New Roman"/>
          </w:rPr>
          <w:delText>u</w:delText>
        </w:r>
        <w:r w:rsidR="00F83261" w:rsidRPr="00AF3607" w:rsidDel="005025BC">
          <w:rPr>
            <w:rFonts w:ascii="Times New Roman" w:hAnsi="Times New Roman" w:cs="Times New Roman"/>
          </w:rPr>
          <w:delText xml:space="preserve">sed </w:delText>
        </w:r>
      </w:del>
      <w:ins w:id="90" w:author="Byomkesh Talukder" w:date="2023-10-09T20:22:00Z">
        <w:r w:rsidR="005025BC">
          <w:rPr>
            <w:rFonts w:ascii="Times New Roman" w:hAnsi="Times New Roman" w:cs="Times New Roman"/>
          </w:rPr>
          <w:t>Used</w:t>
        </w:r>
        <w:r w:rsidR="005025BC" w:rsidRPr="00AF3607">
          <w:rPr>
            <w:rFonts w:ascii="Times New Roman" w:hAnsi="Times New Roman" w:cs="Times New Roman"/>
          </w:rPr>
          <w:t xml:space="preserve"> </w:t>
        </w:r>
      </w:ins>
      <w:r w:rsidR="00F83261" w:rsidRPr="00AF3607">
        <w:rPr>
          <w:rFonts w:ascii="Times New Roman" w:hAnsi="Times New Roman" w:cs="Times New Roman"/>
        </w:rPr>
        <w:t>for Identifying Articles</w:t>
      </w:r>
    </w:p>
    <w:tbl>
      <w:tblPr>
        <w:tblStyle w:val="TableGrid"/>
        <w:tblW w:w="0" w:type="auto"/>
        <w:jc w:val="center"/>
        <w:tblLook w:val="04A0" w:firstRow="1" w:lastRow="0" w:firstColumn="1" w:lastColumn="0" w:noHBand="0" w:noVBand="1"/>
      </w:tblPr>
      <w:tblGrid>
        <w:gridCol w:w="1075"/>
        <w:gridCol w:w="1080"/>
        <w:gridCol w:w="7195"/>
      </w:tblGrid>
      <w:tr w:rsidR="00361DC0" w:rsidRPr="00B82BF8" w14:paraId="575A5B88" w14:textId="77777777" w:rsidTr="00D47E47">
        <w:trPr>
          <w:jc w:val="center"/>
        </w:trPr>
        <w:tc>
          <w:tcPr>
            <w:tcW w:w="1075" w:type="dxa"/>
            <w:shd w:val="clear" w:color="auto" w:fill="D9D9D9" w:themeFill="background1" w:themeFillShade="D9"/>
            <w:vAlign w:val="center"/>
          </w:tcPr>
          <w:p w14:paraId="58326E76" w14:textId="52BE3AF8" w:rsidR="00361DC0" w:rsidRPr="00934F5E" w:rsidRDefault="00E84E22" w:rsidP="00AF3607">
            <w:pPr>
              <w:jc w:val="both"/>
              <w:rPr>
                <w:rFonts w:ascii="Times New Roman" w:hAnsi="Times New Roman" w:cs="Times New Roman"/>
                <w:sz w:val="20"/>
                <w:szCs w:val="20"/>
              </w:rPr>
            </w:pPr>
            <w:r w:rsidRPr="00934F5E">
              <w:rPr>
                <w:rFonts w:ascii="Times New Roman" w:hAnsi="Times New Roman" w:cs="Times New Roman"/>
                <w:b/>
                <w:bCs/>
                <w:color w:val="000000"/>
                <w:sz w:val="20"/>
                <w:szCs w:val="20"/>
              </w:rPr>
              <w:t>Concept</w:t>
            </w:r>
          </w:p>
        </w:tc>
        <w:tc>
          <w:tcPr>
            <w:tcW w:w="1080" w:type="dxa"/>
            <w:shd w:val="clear" w:color="auto" w:fill="D9D9D9" w:themeFill="background1" w:themeFillShade="D9"/>
            <w:vAlign w:val="center"/>
          </w:tcPr>
          <w:p w14:paraId="21C48407" w14:textId="66E92E0F" w:rsidR="00361DC0" w:rsidRPr="00934F5E" w:rsidRDefault="00361DC0" w:rsidP="00AF3607">
            <w:pPr>
              <w:jc w:val="both"/>
              <w:rPr>
                <w:rFonts w:ascii="Times New Roman" w:hAnsi="Times New Roman" w:cs="Times New Roman"/>
                <w:b/>
                <w:bCs/>
                <w:color w:val="000000"/>
                <w:sz w:val="20"/>
                <w:szCs w:val="20"/>
              </w:rPr>
            </w:pPr>
            <w:r w:rsidRPr="00934F5E">
              <w:rPr>
                <w:rFonts w:ascii="Times New Roman" w:hAnsi="Times New Roman" w:cs="Times New Roman"/>
                <w:b/>
                <w:bCs/>
                <w:color w:val="000000"/>
                <w:sz w:val="20"/>
                <w:szCs w:val="20"/>
              </w:rPr>
              <w:t>Source</w:t>
            </w:r>
          </w:p>
        </w:tc>
        <w:tc>
          <w:tcPr>
            <w:tcW w:w="7195" w:type="dxa"/>
            <w:shd w:val="clear" w:color="auto" w:fill="D9D9D9" w:themeFill="background1" w:themeFillShade="D9"/>
            <w:vAlign w:val="center"/>
          </w:tcPr>
          <w:p w14:paraId="0B09CE3F" w14:textId="77777777" w:rsidR="00361DC0" w:rsidRPr="00934F5E" w:rsidRDefault="00361DC0" w:rsidP="00AF3607">
            <w:pPr>
              <w:rPr>
                <w:rFonts w:ascii="Times New Roman" w:hAnsi="Times New Roman" w:cs="Times New Roman"/>
                <w:sz w:val="20"/>
                <w:szCs w:val="20"/>
              </w:rPr>
            </w:pPr>
            <w:r w:rsidRPr="00934F5E">
              <w:rPr>
                <w:rFonts w:ascii="Times New Roman" w:hAnsi="Times New Roman" w:cs="Times New Roman"/>
                <w:b/>
                <w:bCs/>
                <w:color w:val="000000"/>
                <w:sz w:val="20"/>
                <w:szCs w:val="20"/>
              </w:rPr>
              <w:t>Keywords</w:t>
            </w:r>
          </w:p>
        </w:tc>
      </w:tr>
      <w:tr w:rsidR="005579BF" w:rsidRPr="00B82BF8" w14:paraId="4A07B5F0" w14:textId="77777777" w:rsidTr="00D47E47">
        <w:trPr>
          <w:jc w:val="center"/>
        </w:trPr>
        <w:tc>
          <w:tcPr>
            <w:tcW w:w="1075" w:type="dxa"/>
            <w:vMerge w:val="restart"/>
            <w:vAlign w:val="center"/>
          </w:tcPr>
          <w:p w14:paraId="424DAEC7" w14:textId="3CFA68CA" w:rsidR="005579BF" w:rsidRPr="00934F5E" w:rsidRDefault="00934F5E" w:rsidP="00AF3607">
            <w:pPr>
              <w:jc w:val="both"/>
              <w:rPr>
                <w:rFonts w:ascii="Times New Roman" w:hAnsi="Times New Roman" w:cs="Times New Roman"/>
                <w:color w:val="000000"/>
                <w:sz w:val="20"/>
                <w:szCs w:val="20"/>
              </w:rPr>
            </w:pPr>
            <w:r w:rsidRPr="00AF3607">
              <w:rPr>
                <w:rFonts w:ascii="Times New Roman" w:hAnsi="Times New Roman" w:cs="Times New Roman"/>
                <w:color w:val="000000"/>
                <w:sz w:val="20"/>
                <w:szCs w:val="20"/>
              </w:rPr>
              <w:t>Planetary Health</w:t>
            </w:r>
          </w:p>
        </w:tc>
        <w:tc>
          <w:tcPr>
            <w:tcW w:w="1080" w:type="dxa"/>
            <w:vMerge w:val="restart"/>
            <w:vAlign w:val="center"/>
          </w:tcPr>
          <w:p w14:paraId="3936D58B" w14:textId="4DEDA7F2"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WOS</w:t>
            </w:r>
          </w:p>
        </w:tc>
        <w:tc>
          <w:tcPr>
            <w:tcW w:w="7195" w:type="dxa"/>
            <w:vAlign w:val="center"/>
          </w:tcPr>
          <w:p w14:paraId="07AB19C1" w14:textId="748728C9"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TITLE: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Planetary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TOPIC: (concept* OR approach*)</w:t>
            </w:r>
          </w:p>
        </w:tc>
      </w:tr>
      <w:tr w:rsidR="005579BF" w:rsidRPr="00B82BF8" w14:paraId="50E65406" w14:textId="77777777" w:rsidTr="00D47E47">
        <w:trPr>
          <w:jc w:val="center"/>
        </w:trPr>
        <w:tc>
          <w:tcPr>
            <w:tcW w:w="1075" w:type="dxa"/>
            <w:vMerge/>
            <w:vAlign w:val="center"/>
          </w:tcPr>
          <w:p w14:paraId="5649BDD5"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vAlign w:val="center"/>
          </w:tcPr>
          <w:p w14:paraId="66047F3A" w14:textId="77777777" w:rsidR="005579BF" w:rsidRPr="00934F5E" w:rsidRDefault="005579BF" w:rsidP="00AF3607">
            <w:pPr>
              <w:rPr>
                <w:rFonts w:ascii="Times New Roman" w:hAnsi="Times New Roman" w:cs="Times New Roman"/>
                <w:i/>
                <w:iCs/>
                <w:color w:val="000000"/>
                <w:sz w:val="20"/>
                <w:szCs w:val="20"/>
              </w:rPr>
            </w:pPr>
          </w:p>
        </w:tc>
        <w:tc>
          <w:tcPr>
            <w:tcW w:w="7195" w:type="dxa"/>
            <w:vAlign w:val="center"/>
          </w:tcPr>
          <w:p w14:paraId="5591AEA8" w14:textId="0E778ED6"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Planetary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TS</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(approach* OR concept*)</w:t>
            </w:r>
          </w:p>
        </w:tc>
      </w:tr>
      <w:tr w:rsidR="005579BF" w:rsidRPr="00B82BF8" w14:paraId="0A5AB2D8" w14:textId="77777777" w:rsidTr="00D47E47">
        <w:trPr>
          <w:jc w:val="center"/>
        </w:trPr>
        <w:tc>
          <w:tcPr>
            <w:tcW w:w="1075" w:type="dxa"/>
            <w:vMerge/>
            <w:vAlign w:val="center"/>
          </w:tcPr>
          <w:p w14:paraId="5F509846" w14:textId="77777777" w:rsidR="005579BF" w:rsidRPr="00934F5E" w:rsidRDefault="005579BF" w:rsidP="00AF3607">
            <w:pPr>
              <w:jc w:val="both"/>
              <w:rPr>
                <w:rFonts w:ascii="Times New Roman" w:hAnsi="Times New Roman" w:cs="Times New Roman"/>
                <w:color w:val="000000"/>
                <w:sz w:val="20"/>
                <w:szCs w:val="20"/>
              </w:rPr>
            </w:pPr>
          </w:p>
        </w:tc>
        <w:tc>
          <w:tcPr>
            <w:tcW w:w="1080" w:type="dxa"/>
            <w:vAlign w:val="center"/>
          </w:tcPr>
          <w:p w14:paraId="31EEA29A" w14:textId="458C0935"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PubMed</w:t>
            </w:r>
          </w:p>
        </w:tc>
        <w:tc>
          <w:tcPr>
            <w:tcW w:w="7195" w:type="dxa"/>
            <w:vAlign w:val="center"/>
          </w:tcPr>
          <w:p w14:paraId="2AE0BA60" w14:textId="3FB694E0"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Planetary Health</w:t>
            </w:r>
            <w:r w:rsidR="00114FD8" w:rsidRPr="00934F5E">
              <w:rPr>
                <w:rFonts w:ascii="Times New Roman" w:hAnsi="Times New Roman" w:cs="Times New Roman"/>
                <w:color w:val="000000"/>
                <w:sz w:val="20"/>
                <w:szCs w:val="20"/>
              </w:rPr>
              <w:t>”</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[Title/Abstract]) AND (concept* OR approach*)</w:t>
            </w:r>
          </w:p>
        </w:tc>
      </w:tr>
      <w:tr w:rsidR="005579BF" w:rsidRPr="00B82BF8" w14:paraId="13AAF6E3" w14:textId="77777777" w:rsidTr="00D47E47">
        <w:trPr>
          <w:jc w:val="center"/>
        </w:trPr>
        <w:tc>
          <w:tcPr>
            <w:tcW w:w="1075" w:type="dxa"/>
            <w:vMerge/>
            <w:vAlign w:val="center"/>
          </w:tcPr>
          <w:p w14:paraId="014BA8CA"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val="restart"/>
            <w:vAlign w:val="center"/>
          </w:tcPr>
          <w:p w14:paraId="4E97025B" w14:textId="63E49A99"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ProQuest</w:t>
            </w:r>
          </w:p>
        </w:tc>
        <w:tc>
          <w:tcPr>
            <w:tcW w:w="7195" w:type="dxa"/>
            <w:vAlign w:val="center"/>
          </w:tcPr>
          <w:p w14:paraId="12424703" w14:textId="49148E90" w:rsidR="005579BF" w:rsidRPr="00934F5E" w:rsidRDefault="005579BF" w:rsidP="00AF3607">
            <w:pPr>
              <w:rPr>
                <w:rFonts w:ascii="Times New Roman" w:hAnsi="Times New Roman" w:cs="Times New Roman"/>
                <w:color w:val="000000"/>
                <w:sz w:val="20"/>
                <w:szCs w:val="20"/>
              </w:rPr>
            </w:pPr>
            <w:proofErr w:type="spellStart"/>
            <w:r w:rsidRPr="00934F5E">
              <w:rPr>
                <w:rFonts w:ascii="Times New Roman" w:hAnsi="Times New Roman" w:cs="Times New Roman"/>
                <w:color w:val="000000"/>
                <w:sz w:val="20"/>
                <w:szCs w:val="20"/>
              </w:rPr>
              <w:t>ti</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Planetary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(concept* OR approach*)</w:t>
            </w:r>
          </w:p>
        </w:tc>
      </w:tr>
      <w:tr w:rsidR="005579BF" w:rsidRPr="00B82BF8" w14:paraId="557198B7" w14:textId="77777777" w:rsidTr="00D47E47">
        <w:trPr>
          <w:jc w:val="center"/>
        </w:trPr>
        <w:tc>
          <w:tcPr>
            <w:tcW w:w="1075" w:type="dxa"/>
            <w:vMerge/>
            <w:vAlign w:val="center"/>
          </w:tcPr>
          <w:p w14:paraId="2F7715B5"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vAlign w:val="center"/>
          </w:tcPr>
          <w:p w14:paraId="068894FB" w14:textId="77777777" w:rsidR="005579BF" w:rsidRPr="00934F5E" w:rsidRDefault="005579BF" w:rsidP="00AF3607">
            <w:pPr>
              <w:rPr>
                <w:rFonts w:ascii="Times New Roman" w:hAnsi="Times New Roman" w:cs="Times New Roman"/>
                <w:i/>
                <w:iCs/>
                <w:color w:val="000000"/>
                <w:sz w:val="20"/>
                <w:szCs w:val="20"/>
              </w:rPr>
            </w:pPr>
          </w:p>
        </w:tc>
        <w:tc>
          <w:tcPr>
            <w:tcW w:w="7195" w:type="dxa"/>
            <w:vAlign w:val="center"/>
          </w:tcPr>
          <w:p w14:paraId="40C80B98" w14:textId="63884A2F"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Planetary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AND </w:t>
            </w:r>
            <w:proofErr w:type="spellStart"/>
            <w:r w:rsidRPr="00934F5E">
              <w:rPr>
                <w:rFonts w:ascii="Times New Roman" w:hAnsi="Times New Roman" w:cs="Times New Roman"/>
                <w:color w:val="000000"/>
                <w:sz w:val="20"/>
                <w:szCs w:val="20"/>
              </w:rPr>
              <w:t>noft</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(concept* OR approach*)</w:t>
            </w:r>
          </w:p>
        </w:tc>
      </w:tr>
      <w:tr w:rsidR="005579BF" w:rsidRPr="00B82BF8" w14:paraId="32B93B06" w14:textId="77777777" w:rsidTr="00D47E47">
        <w:trPr>
          <w:jc w:val="center"/>
        </w:trPr>
        <w:tc>
          <w:tcPr>
            <w:tcW w:w="1075" w:type="dxa"/>
            <w:vMerge w:val="restart"/>
            <w:vAlign w:val="center"/>
          </w:tcPr>
          <w:p w14:paraId="374F63A7" w14:textId="0AC4AB6D" w:rsidR="005579BF" w:rsidRPr="00934F5E" w:rsidRDefault="00B82BF8" w:rsidP="00AF3607">
            <w:pPr>
              <w:jc w:val="both"/>
              <w:rPr>
                <w:rFonts w:ascii="Times New Roman" w:hAnsi="Times New Roman" w:cs="Times New Roman"/>
                <w:color w:val="000000"/>
                <w:sz w:val="20"/>
                <w:szCs w:val="20"/>
              </w:rPr>
            </w:pPr>
            <w:r>
              <w:rPr>
                <w:rFonts w:ascii="Times New Roman" w:hAnsi="Times New Roman" w:cs="Times New Roman"/>
                <w:color w:val="000000"/>
                <w:sz w:val="20"/>
                <w:szCs w:val="20"/>
              </w:rPr>
              <w:t>One Health</w:t>
            </w:r>
          </w:p>
        </w:tc>
        <w:tc>
          <w:tcPr>
            <w:tcW w:w="1080" w:type="dxa"/>
            <w:vMerge w:val="restart"/>
            <w:vAlign w:val="center"/>
          </w:tcPr>
          <w:p w14:paraId="7BAEDB2D" w14:textId="77777777"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WOS</w:t>
            </w:r>
          </w:p>
        </w:tc>
        <w:tc>
          <w:tcPr>
            <w:tcW w:w="7195" w:type="dxa"/>
            <w:vAlign w:val="center"/>
          </w:tcPr>
          <w:p w14:paraId="7E1B418F" w14:textId="5D860D44"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TITLE: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One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TOPIC: (concept* OR approach*)</w:t>
            </w:r>
          </w:p>
        </w:tc>
      </w:tr>
      <w:tr w:rsidR="005579BF" w:rsidRPr="00B82BF8" w14:paraId="5AEBD3B4" w14:textId="77777777" w:rsidTr="00D47E47">
        <w:trPr>
          <w:jc w:val="center"/>
        </w:trPr>
        <w:tc>
          <w:tcPr>
            <w:tcW w:w="1075" w:type="dxa"/>
            <w:vMerge/>
            <w:vAlign w:val="center"/>
          </w:tcPr>
          <w:p w14:paraId="071A10C0"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vAlign w:val="center"/>
          </w:tcPr>
          <w:p w14:paraId="0E0158BD" w14:textId="77777777" w:rsidR="005579BF" w:rsidRPr="00934F5E" w:rsidRDefault="005579BF" w:rsidP="00AF3607">
            <w:pPr>
              <w:rPr>
                <w:rFonts w:ascii="Times New Roman" w:hAnsi="Times New Roman" w:cs="Times New Roman"/>
                <w:i/>
                <w:iCs/>
                <w:color w:val="000000"/>
                <w:sz w:val="20"/>
                <w:szCs w:val="20"/>
              </w:rPr>
            </w:pPr>
          </w:p>
        </w:tc>
        <w:tc>
          <w:tcPr>
            <w:tcW w:w="7195" w:type="dxa"/>
            <w:vAlign w:val="center"/>
          </w:tcPr>
          <w:p w14:paraId="64B60CF8" w14:textId="14841870"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One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TS</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(approach* OR concept*)</w:t>
            </w:r>
          </w:p>
        </w:tc>
      </w:tr>
      <w:tr w:rsidR="005579BF" w:rsidRPr="00B82BF8" w14:paraId="00EA920E" w14:textId="77777777" w:rsidTr="00D47E47">
        <w:trPr>
          <w:jc w:val="center"/>
        </w:trPr>
        <w:tc>
          <w:tcPr>
            <w:tcW w:w="1075" w:type="dxa"/>
            <w:vMerge/>
            <w:vAlign w:val="center"/>
          </w:tcPr>
          <w:p w14:paraId="2425926F" w14:textId="77777777" w:rsidR="005579BF" w:rsidRPr="00934F5E" w:rsidRDefault="005579BF" w:rsidP="00AF3607">
            <w:pPr>
              <w:jc w:val="both"/>
              <w:rPr>
                <w:rFonts w:ascii="Times New Roman" w:hAnsi="Times New Roman" w:cs="Times New Roman"/>
                <w:color w:val="000000"/>
                <w:sz w:val="20"/>
                <w:szCs w:val="20"/>
              </w:rPr>
            </w:pPr>
          </w:p>
        </w:tc>
        <w:tc>
          <w:tcPr>
            <w:tcW w:w="1080" w:type="dxa"/>
            <w:vAlign w:val="center"/>
          </w:tcPr>
          <w:p w14:paraId="506F7155" w14:textId="77777777"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PubMed</w:t>
            </w:r>
          </w:p>
        </w:tc>
        <w:tc>
          <w:tcPr>
            <w:tcW w:w="7195" w:type="dxa"/>
            <w:vAlign w:val="center"/>
          </w:tcPr>
          <w:p w14:paraId="5E5BAEE1" w14:textId="6C70F37C"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One </w:t>
            </w:r>
            <w:r w:rsidR="00ED5305" w:rsidRPr="00934F5E">
              <w:rPr>
                <w:rFonts w:ascii="Times New Roman" w:hAnsi="Times New Roman" w:cs="Times New Roman"/>
                <w:color w:val="000000"/>
                <w:sz w:val="20"/>
                <w:szCs w:val="20"/>
              </w:rPr>
              <w:t>Health” [</w:t>
            </w:r>
            <w:r w:rsidRPr="00934F5E">
              <w:rPr>
                <w:rFonts w:ascii="Times New Roman" w:hAnsi="Times New Roman" w:cs="Times New Roman"/>
                <w:color w:val="000000"/>
                <w:sz w:val="20"/>
                <w:szCs w:val="20"/>
              </w:rPr>
              <w:t>Title/Abstract]) AND (concept* OR approach*)</w:t>
            </w:r>
          </w:p>
        </w:tc>
      </w:tr>
      <w:tr w:rsidR="005579BF" w:rsidRPr="00B82BF8" w14:paraId="5876C0CB" w14:textId="77777777" w:rsidTr="00D47E47">
        <w:trPr>
          <w:jc w:val="center"/>
        </w:trPr>
        <w:tc>
          <w:tcPr>
            <w:tcW w:w="1075" w:type="dxa"/>
            <w:vMerge/>
            <w:vAlign w:val="center"/>
          </w:tcPr>
          <w:p w14:paraId="41F1DC8E"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val="restart"/>
            <w:vAlign w:val="center"/>
          </w:tcPr>
          <w:p w14:paraId="76A719A3" w14:textId="77777777"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ProQuest</w:t>
            </w:r>
          </w:p>
        </w:tc>
        <w:tc>
          <w:tcPr>
            <w:tcW w:w="7195" w:type="dxa"/>
            <w:vAlign w:val="center"/>
          </w:tcPr>
          <w:p w14:paraId="038F76A8" w14:textId="4FBFC455" w:rsidR="005579BF" w:rsidRPr="00934F5E" w:rsidRDefault="005579BF" w:rsidP="00AF3607">
            <w:pPr>
              <w:rPr>
                <w:rFonts w:ascii="Times New Roman" w:hAnsi="Times New Roman" w:cs="Times New Roman"/>
                <w:color w:val="000000"/>
                <w:sz w:val="20"/>
                <w:szCs w:val="20"/>
              </w:rPr>
            </w:pPr>
            <w:proofErr w:type="spellStart"/>
            <w:r w:rsidRPr="00934F5E">
              <w:rPr>
                <w:rFonts w:ascii="Times New Roman" w:hAnsi="Times New Roman" w:cs="Times New Roman"/>
                <w:color w:val="000000"/>
                <w:sz w:val="20"/>
                <w:szCs w:val="20"/>
              </w:rPr>
              <w:t>ti</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One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(concept* OR approach*)</w:t>
            </w:r>
          </w:p>
        </w:tc>
      </w:tr>
      <w:tr w:rsidR="005579BF" w:rsidRPr="00B82BF8" w14:paraId="34015891" w14:textId="77777777" w:rsidTr="00D47E47">
        <w:trPr>
          <w:jc w:val="center"/>
        </w:trPr>
        <w:tc>
          <w:tcPr>
            <w:tcW w:w="1075" w:type="dxa"/>
            <w:vMerge/>
            <w:vAlign w:val="center"/>
          </w:tcPr>
          <w:p w14:paraId="5ECF03A3"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tcPr>
          <w:p w14:paraId="46CB6087" w14:textId="77777777" w:rsidR="005579BF" w:rsidRPr="00934F5E" w:rsidRDefault="005579BF" w:rsidP="00AF3607">
            <w:pPr>
              <w:jc w:val="both"/>
              <w:rPr>
                <w:rFonts w:ascii="Times New Roman" w:hAnsi="Times New Roman" w:cs="Times New Roman"/>
                <w:color w:val="000000"/>
                <w:sz w:val="20"/>
                <w:szCs w:val="20"/>
              </w:rPr>
            </w:pPr>
          </w:p>
        </w:tc>
        <w:tc>
          <w:tcPr>
            <w:tcW w:w="7195" w:type="dxa"/>
            <w:vAlign w:val="center"/>
          </w:tcPr>
          <w:p w14:paraId="0342EC7E" w14:textId="71B1B788"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One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AND </w:t>
            </w:r>
            <w:proofErr w:type="spellStart"/>
            <w:r w:rsidRPr="00934F5E">
              <w:rPr>
                <w:rFonts w:ascii="Times New Roman" w:hAnsi="Times New Roman" w:cs="Times New Roman"/>
                <w:color w:val="000000"/>
                <w:sz w:val="20"/>
                <w:szCs w:val="20"/>
              </w:rPr>
              <w:t>noft</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(concept* OR approach*)</w:t>
            </w:r>
          </w:p>
        </w:tc>
      </w:tr>
      <w:tr w:rsidR="005579BF" w:rsidRPr="00B82BF8" w14:paraId="1311B03D" w14:textId="77777777" w:rsidTr="00D47E47">
        <w:trPr>
          <w:jc w:val="center"/>
        </w:trPr>
        <w:tc>
          <w:tcPr>
            <w:tcW w:w="1075" w:type="dxa"/>
            <w:vMerge w:val="restart"/>
            <w:vAlign w:val="center"/>
          </w:tcPr>
          <w:p w14:paraId="512EAF44" w14:textId="24880621" w:rsidR="005579BF" w:rsidRPr="00934F5E" w:rsidRDefault="00B82BF8" w:rsidP="00AF3607">
            <w:pPr>
              <w:jc w:val="both"/>
              <w:rPr>
                <w:rFonts w:ascii="Times New Roman" w:hAnsi="Times New Roman" w:cs="Times New Roman"/>
                <w:color w:val="000000"/>
                <w:sz w:val="20"/>
                <w:szCs w:val="20"/>
              </w:rPr>
            </w:pPr>
            <w:proofErr w:type="spellStart"/>
            <w:r w:rsidRPr="005C7EB5">
              <w:rPr>
                <w:rFonts w:ascii="Times New Roman" w:hAnsi="Times New Roman" w:cs="Times New Roman"/>
                <w:color w:val="000000"/>
                <w:sz w:val="20"/>
                <w:szCs w:val="20"/>
              </w:rPr>
              <w:t>EcoHealth</w:t>
            </w:r>
            <w:proofErr w:type="spellEnd"/>
          </w:p>
        </w:tc>
        <w:tc>
          <w:tcPr>
            <w:tcW w:w="1080" w:type="dxa"/>
            <w:vMerge w:val="restart"/>
            <w:vAlign w:val="center"/>
          </w:tcPr>
          <w:p w14:paraId="0706A0D8" w14:textId="48D5E732" w:rsidR="005579BF" w:rsidRPr="00934F5E" w:rsidRDefault="005579BF" w:rsidP="00AF3607">
            <w:pPr>
              <w:jc w:val="both"/>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WOS</w:t>
            </w:r>
          </w:p>
        </w:tc>
        <w:tc>
          <w:tcPr>
            <w:tcW w:w="7195" w:type="dxa"/>
            <w:vAlign w:val="center"/>
          </w:tcPr>
          <w:p w14:paraId="2455297B" w14:textId="00F0DCCF"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TITLE: (</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B82BF8">
              <w:rPr>
                <w:rFonts w:ascii="Times New Roman" w:hAnsi="Times New Roman" w:cs="Times New Roman"/>
                <w:color w:val="000000"/>
                <w:sz w:val="20"/>
                <w:szCs w:val="20"/>
              </w:rPr>
              <w:t xml:space="preserve">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w:t>
            </w:r>
            <w:r w:rsidR="00B82BF8" w:rsidRPr="00934F5E">
              <w:rPr>
                <w:rFonts w:ascii="Times New Roman" w:hAnsi="Times New Roman" w:cs="Times New Roman"/>
                <w:color w:val="000000"/>
                <w:sz w:val="20"/>
                <w:szCs w:val="20"/>
              </w:rPr>
              <w:t xml:space="preserve">OR” </w:t>
            </w:r>
            <w:proofErr w:type="spellStart"/>
            <w:r w:rsidR="00B82BF8" w:rsidRPr="00934F5E">
              <w:rPr>
                <w:rFonts w:ascii="Times New Roman" w:hAnsi="Times New Roman" w:cs="Times New Roman"/>
                <w:color w:val="000000"/>
                <w:sz w:val="20"/>
                <w:szCs w:val="20"/>
              </w:rPr>
              <w:t>EcoHealth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TOPIC: (concept* OR approach*)</w:t>
            </w:r>
          </w:p>
        </w:tc>
      </w:tr>
      <w:tr w:rsidR="005579BF" w:rsidRPr="00B82BF8" w14:paraId="386B9FF3" w14:textId="77777777" w:rsidTr="00D47E47">
        <w:trPr>
          <w:jc w:val="center"/>
        </w:trPr>
        <w:tc>
          <w:tcPr>
            <w:tcW w:w="1075" w:type="dxa"/>
            <w:vMerge/>
            <w:vAlign w:val="center"/>
          </w:tcPr>
          <w:p w14:paraId="28A2DE6A" w14:textId="77777777" w:rsidR="005579BF" w:rsidRPr="00934F5E" w:rsidRDefault="005579BF" w:rsidP="00AF3607">
            <w:pPr>
              <w:jc w:val="both"/>
              <w:rPr>
                <w:rFonts w:ascii="Times New Roman" w:hAnsi="Times New Roman" w:cs="Times New Roman"/>
                <w:b/>
                <w:bCs/>
                <w:color w:val="000000"/>
                <w:sz w:val="20"/>
                <w:szCs w:val="20"/>
              </w:rPr>
            </w:pPr>
          </w:p>
        </w:tc>
        <w:tc>
          <w:tcPr>
            <w:tcW w:w="1080" w:type="dxa"/>
            <w:vMerge/>
            <w:vAlign w:val="center"/>
          </w:tcPr>
          <w:p w14:paraId="0B3B6293" w14:textId="77777777" w:rsidR="005579BF" w:rsidRPr="00934F5E" w:rsidRDefault="005579BF" w:rsidP="00AF3607">
            <w:pPr>
              <w:jc w:val="both"/>
              <w:rPr>
                <w:rFonts w:ascii="Times New Roman" w:hAnsi="Times New Roman" w:cs="Times New Roman"/>
                <w:b/>
                <w:bCs/>
                <w:color w:val="000000"/>
                <w:sz w:val="20"/>
                <w:szCs w:val="20"/>
              </w:rPr>
            </w:pPr>
          </w:p>
        </w:tc>
        <w:tc>
          <w:tcPr>
            <w:tcW w:w="7195" w:type="dxa"/>
            <w:vAlign w:val="center"/>
          </w:tcPr>
          <w:p w14:paraId="0041619F" w14:textId="2FA11E1C"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w:t>
            </w:r>
            <w:r w:rsidR="00114FD8" w:rsidRPr="00934F5E">
              <w:rPr>
                <w:rFonts w:ascii="Times New Roman" w:hAnsi="Times New Roman" w:cs="Times New Roman"/>
                <w:color w:val="000000"/>
                <w:sz w:val="20"/>
                <w:szCs w:val="20"/>
              </w:rPr>
              <w:t>“</w:t>
            </w:r>
            <w:proofErr w:type="spellStart"/>
            <w:ins w:id="91" w:author="Byomkesh Talukder" w:date="2023-10-16T19:48:00Z">
              <w:r w:rsidR="005C7EB5">
                <w:rPr>
                  <w:rFonts w:ascii="Times New Roman" w:hAnsi="Times New Roman" w:cs="Times New Roman"/>
                  <w:color w:val="000000"/>
                  <w:sz w:val="20"/>
                  <w:szCs w:val="20"/>
                </w:rPr>
                <w:t>e</w:t>
              </w:r>
            </w:ins>
            <w:del w:id="92" w:author="Byomkesh Talukder" w:date="2023-10-16T19:48:00Z">
              <w:r w:rsidRPr="00934F5E" w:rsidDel="005C7EB5">
                <w:rPr>
                  <w:rFonts w:ascii="Times New Roman" w:hAnsi="Times New Roman" w:cs="Times New Roman"/>
                  <w:color w:val="000000"/>
                  <w:sz w:val="20"/>
                  <w:szCs w:val="20"/>
                </w:rPr>
                <w:delText>E</w:delText>
              </w:r>
            </w:del>
            <w:r w:rsidRPr="00934F5E">
              <w:rPr>
                <w:rFonts w:ascii="Times New Roman" w:hAnsi="Times New Roman" w:cs="Times New Roman"/>
                <w:color w:val="000000"/>
                <w:sz w:val="20"/>
                <w:szCs w:val="20"/>
              </w:rPr>
              <w:t>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OR </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TS</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(approach* OR concept*)</w:t>
            </w:r>
          </w:p>
        </w:tc>
      </w:tr>
      <w:tr w:rsidR="005579BF" w:rsidRPr="00B82BF8" w14:paraId="5307EEA3" w14:textId="77777777" w:rsidTr="00D47E47">
        <w:trPr>
          <w:jc w:val="center"/>
        </w:trPr>
        <w:tc>
          <w:tcPr>
            <w:tcW w:w="1075" w:type="dxa"/>
            <w:vMerge/>
            <w:vAlign w:val="center"/>
          </w:tcPr>
          <w:p w14:paraId="13E3FCDB" w14:textId="77777777" w:rsidR="005579BF" w:rsidRPr="00934F5E" w:rsidRDefault="005579BF" w:rsidP="00AF3607">
            <w:pPr>
              <w:jc w:val="both"/>
              <w:rPr>
                <w:rFonts w:ascii="Times New Roman" w:hAnsi="Times New Roman" w:cs="Times New Roman"/>
                <w:b/>
                <w:bCs/>
                <w:color w:val="000000"/>
                <w:sz w:val="20"/>
                <w:szCs w:val="20"/>
              </w:rPr>
            </w:pPr>
          </w:p>
        </w:tc>
        <w:tc>
          <w:tcPr>
            <w:tcW w:w="1080" w:type="dxa"/>
            <w:vAlign w:val="center"/>
          </w:tcPr>
          <w:p w14:paraId="2C680D4A" w14:textId="3043E887" w:rsidR="005579BF" w:rsidRPr="00934F5E" w:rsidRDefault="005579BF" w:rsidP="00AF3607">
            <w:pPr>
              <w:jc w:val="both"/>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PubMed</w:t>
            </w:r>
          </w:p>
        </w:tc>
        <w:tc>
          <w:tcPr>
            <w:tcW w:w="7195" w:type="dxa"/>
            <w:vAlign w:val="center"/>
          </w:tcPr>
          <w:p w14:paraId="2ED29E69" w14:textId="3170D612"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proofErr w:type="spellStart"/>
            <w:ins w:id="93" w:author="Byomkesh Talukder" w:date="2023-10-16T19:48:00Z">
              <w:r w:rsidR="005C7EB5">
                <w:rPr>
                  <w:rFonts w:ascii="Times New Roman" w:hAnsi="Times New Roman" w:cs="Times New Roman"/>
                  <w:color w:val="000000"/>
                  <w:sz w:val="20"/>
                  <w:szCs w:val="20"/>
                </w:rPr>
                <w:t>e</w:t>
              </w:r>
            </w:ins>
            <w:del w:id="94" w:author="Byomkesh Talukder" w:date="2023-10-16T19:48:00Z">
              <w:r w:rsidRPr="00934F5E" w:rsidDel="005C7EB5">
                <w:rPr>
                  <w:rFonts w:ascii="Times New Roman" w:hAnsi="Times New Roman" w:cs="Times New Roman"/>
                  <w:color w:val="000000"/>
                  <w:sz w:val="20"/>
                  <w:szCs w:val="20"/>
                </w:rPr>
                <w:delText>E</w:delText>
              </w:r>
            </w:del>
            <w:r w:rsidRPr="00934F5E">
              <w:rPr>
                <w:rFonts w:ascii="Times New Roman" w:hAnsi="Times New Roman" w:cs="Times New Roman"/>
                <w:color w:val="000000"/>
                <w:sz w:val="20"/>
                <w:szCs w:val="20"/>
              </w:rPr>
              <w:t>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[Title] OR </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[Title/Abstract]) AND (concept*[Title] OR approach*[Title])</w:t>
            </w:r>
          </w:p>
        </w:tc>
      </w:tr>
      <w:tr w:rsidR="005579BF" w:rsidRPr="00B82BF8" w14:paraId="6AD93131" w14:textId="77777777" w:rsidTr="00D47E47">
        <w:trPr>
          <w:jc w:val="center"/>
        </w:trPr>
        <w:tc>
          <w:tcPr>
            <w:tcW w:w="1075" w:type="dxa"/>
            <w:vMerge/>
            <w:vAlign w:val="center"/>
          </w:tcPr>
          <w:p w14:paraId="725AC598" w14:textId="77777777" w:rsidR="005579BF" w:rsidRPr="00934F5E" w:rsidRDefault="005579BF" w:rsidP="00AF3607">
            <w:pPr>
              <w:jc w:val="both"/>
              <w:rPr>
                <w:rFonts w:ascii="Times New Roman" w:hAnsi="Times New Roman" w:cs="Times New Roman"/>
                <w:b/>
                <w:bCs/>
                <w:color w:val="000000"/>
                <w:sz w:val="20"/>
                <w:szCs w:val="20"/>
              </w:rPr>
            </w:pPr>
          </w:p>
        </w:tc>
        <w:tc>
          <w:tcPr>
            <w:tcW w:w="1080" w:type="dxa"/>
            <w:vMerge w:val="restart"/>
            <w:vAlign w:val="center"/>
          </w:tcPr>
          <w:p w14:paraId="1F5B4504" w14:textId="44EDDA27" w:rsidR="005579BF" w:rsidRPr="00934F5E" w:rsidRDefault="005579BF" w:rsidP="00AF3607">
            <w:pPr>
              <w:jc w:val="both"/>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ProQuest</w:t>
            </w:r>
          </w:p>
        </w:tc>
        <w:tc>
          <w:tcPr>
            <w:tcW w:w="7195" w:type="dxa"/>
            <w:vAlign w:val="center"/>
          </w:tcPr>
          <w:p w14:paraId="0B737A68" w14:textId="5F0940DA" w:rsidR="005579BF" w:rsidRPr="00934F5E" w:rsidRDefault="005579BF" w:rsidP="00AF3607">
            <w:pPr>
              <w:rPr>
                <w:rFonts w:ascii="Times New Roman" w:hAnsi="Times New Roman" w:cs="Times New Roman"/>
                <w:color w:val="000000"/>
                <w:sz w:val="20"/>
                <w:szCs w:val="20"/>
              </w:rPr>
            </w:pPr>
            <w:proofErr w:type="spellStart"/>
            <w:r w:rsidRPr="00934F5E">
              <w:rPr>
                <w:rFonts w:ascii="Times New Roman" w:hAnsi="Times New Roman" w:cs="Times New Roman"/>
                <w:color w:val="000000"/>
                <w:sz w:val="20"/>
                <w:szCs w:val="20"/>
              </w:rPr>
              <w:t>ti</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proofErr w:type="spellStart"/>
            <w:ins w:id="95" w:author="Byomkesh Talukder" w:date="2023-10-16T19:48:00Z">
              <w:r w:rsidR="005C7EB5">
                <w:rPr>
                  <w:rFonts w:ascii="Times New Roman" w:hAnsi="Times New Roman" w:cs="Times New Roman"/>
                  <w:color w:val="000000"/>
                  <w:sz w:val="20"/>
                  <w:szCs w:val="20"/>
                </w:rPr>
                <w:t>e</w:t>
              </w:r>
            </w:ins>
            <w:del w:id="96" w:author="Byomkesh Talukder" w:date="2023-10-16T19:48:00Z">
              <w:r w:rsidRPr="00934F5E" w:rsidDel="005C7EB5">
                <w:rPr>
                  <w:rFonts w:ascii="Times New Roman" w:hAnsi="Times New Roman" w:cs="Times New Roman"/>
                  <w:color w:val="000000"/>
                  <w:sz w:val="20"/>
                  <w:szCs w:val="20"/>
                </w:rPr>
                <w:delText>E</w:delText>
              </w:r>
            </w:del>
            <w:r w:rsidRPr="00934F5E">
              <w:rPr>
                <w:rFonts w:ascii="Times New Roman" w:hAnsi="Times New Roman" w:cs="Times New Roman"/>
                <w:color w:val="000000"/>
                <w:sz w:val="20"/>
                <w:szCs w:val="20"/>
              </w:rPr>
              <w:t>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OR </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w:t>
            </w:r>
            <w:proofErr w:type="spellStart"/>
            <w:r w:rsidRPr="00934F5E">
              <w:rPr>
                <w:rFonts w:ascii="Times New Roman" w:hAnsi="Times New Roman" w:cs="Times New Roman"/>
                <w:color w:val="000000"/>
                <w:sz w:val="20"/>
                <w:szCs w:val="20"/>
              </w:rPr>
              <w:t>noft</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(concept* OR approach*)</w:t>
            </w:r>
          </w:p>
        </w:tc>
      </w:tr>
      <w:tr w:rsidR="005579BF" w:rsidRPr="00B82BF8" w14:paraId="64A802C8" w14:textId="77777777" w:rsidTr="00D47E47">
        <w:trPr>
          <w:jc w:val="center"/>
        </w:trPr>
        <w:tc>
          <w:tcPr>
            <w:tcW w:w="1075" w:type="dxa"/>
            <w:vMerge/>
            <w:vAlign w:val="center"/>
          </w:tcPr>
          <w:p w14:paraId="29410E4D" w14:textId="77777777" w:rsidR="005579BF" w:rsidRPr="00934F5E" w:rsidRDefault="005579BF" w:rsidP="00AF3607">
            <w:pPr>
              <w:jc w:val="both"/>
              <w:rPr>
                <w:rFonts w:ascii="Times New Roman" w:hAnsi="Times New Roman" w:cs="Times New Roman"/>
                <w:b/>
                <w:bCs/>
                <w:color w:val="000000"/>
                <w:sz w:val="20"/>
                <w:szCs w:val="20"/>
              </w:rPr>
            </w:pPr>
          </w:p>
        </w:tc>
        <w:tc>
          <w:tcPr>
            <w:tcW w:w="1080" w:type="dxa"/>
            <w:vMerge/>
            <w:vAlign w:val="center"/>
          </w:tcPr>
          <w:p w14:paraId="3FCE7039" w14:textId="77777777" w:rsidR="005579BF" w:rsidRPr="00934F5E" w:rsidRDefault="005579BF" w:rsidP="00AF3607">
            <w:pPr>
              <w:jc w:val="both"/>
              <w:rPr>
                <w:rFonts w:ascii="Times New Roman" w:hAnsi="Times New Roman" w:cs="Times New Roman"/>
                <w:b/>
                <w:bCs/>
                <w:color w:val="000000"/>
                <w:sz w:val="20"/>
                <w:szCs w:val="20"/>
              </w:rPr>
            </w:pPr>
          </w:p>
        </w:tc>
        <w:tc>
          <w:tcPr>
            <w:tcW w:w="7195" w:type="dxa"/>
            <w:vAlign w:val="center"/>
          </w:tcPr>
          <w:p w14:paraId="6DB402C9" w14:textId="649DD7DC"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 (</w:t>
            </w:r>
            <w:r w:rsidR="00114FD8" w:rsidRPr="00934F5E">
              <w:rPr>
                <w:rFonts w:ascii="Times New Roman" w:hAnsi="Times New Roman" w:cs="Times New Roman"/>
                <w:color w:val="000000"/>
                <w:sz w:val="20"/>
                <w:szCs w:val="20"/>
              </w:rPr>
              <w:t>“</w:t>
            </w:r>
            <w:proofErr w:type="spellStart"/>
            <w:ins w:id="97" w:author="Byomkesh Talukder" w:date="2023-10-16T19:48:00Z">
              <w:r w:rsidR="005C7EB5">
                <w:rPr>
                  <w:rFonts w:ascii="Times New Roman" w:hAnsi="Times New Roman" w:cs="Times New Roman"/>
                  <w:color w:val="000000"/>
                  <w:sz w:val="20"/>
                  <w:szCs w:val="20"/>
                </w:rPr>
                <w:t>e</w:t>
              </w:r>
            </w:ins>
            <w:del w:id="98" w:author="Byomkesh Talukder" w:date="2023-10-16T19:48:00Z">
              <w:r w:rsidRPr="00934F5E" w:rsidDel="005C7EB5">
                <w:rPr>
                  <w:rFonts w:ascii="Times New Roman" w:hAnsi="Times New Roman" w:cs="Times New Roman"/>
                  <w:color w:val="000000"/>
                  <w:sz w:val="20"/>
                  <w:szCs w:val="20"/>
                </w:rPr>
                <w:delText>E</w:delText>
              </w:r>
            </w:del>
            <w:r w:rsidRPr="00934F5E">
              <w:rPr>
                <w:rFonts w:ascii="Times New Roman" w:hAnsi="Times New Roman" w:cs="Times New Roman"/>
                <w:color w:val="000000"/>
                <w:sz w:val="20"/>
                <w:szCs w:val="20"/>
              </w:rPr>
              <w:t>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OR </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AND </w:t>
            </w:r>
            <w:proofErr w:type="spellStart"/>
            <w:r w:rsidRPr="00934F5E">
              <w:rPr>
                <w:rFonts w:ascii="Times New Roman" w:hAnsi="Times New Roman" w:cs="Times New Roman"/>
                <w:color w:val="000000"/>
                <w:sz w:val="20"/>
                <w:szCs w:val="20"/>
              </w:rPr>
              <w:t>noft</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(concept* OR approach*)</w:t>
            </w:r>
          </w:p>
        </w:tc>
      </w:tr>
    </w:tbl>
    <w:p w14:paraId="645598E8" w14:textId="77777777" w:rsidR="005579BF" w:rsidRPr="00934F5E" w:rsidRDefault="005579BF" w:rsidP="00AF3607">
      <w:pPr>
        <w:pStyle w:val="ListParagraph"/>
        <w:spacing w:line="240" w:lineRule="auto"/>
        <w:ind w:left="0"/>
        <w:jc w:val="both"/>
        <w:rPr>
          <w:rFonts w:ascii="Times New Roman" w:hAnsi="Times New Roman" w:cs="Times New Roman"/>
          <w:sz w:val="24"/>
          <w:szCs w:val="24"/>
        </w:rPr>
      </w:pPr>
    </w:p>
    <w:p w14:paraId="4CBF9F26" w14:textId="09315FFE" w:rsidR="00AD0AD6" w:rsidRPr="00934F5E" w:rsidRDefault="00206774" w:rsidP="00AF3607">
      <w:pPr>
        <w:pStyle w:val="ListParagraph"/>
        <w:spacing w:line="240" w:lineRule="auto"/>
        <w:ind w:left="0"/>
        <w:contextualSpacing w:val="0"/>
        <w:jc w:val="both"/>
        <w:rPr>
          <w:rFonts w:ascii="Times New Roman" w:hAnsi="Times New Roman" w:cs="Times New Roman"/>
          <w:sz w:val="24"/>
          <w:szCs w:val="24"/>
        </w:rPr>
      </w:pPr>
      <w:del w:id="99" w:author="Byomkesh Talukder" w:date="2023-10-09T20:20:00Z">
        <w:r w:rsidRPr="00934F5E" w:rsidDel="00C835CD">
          <w:rPr>
            <w:rFonts w:ascii="Times New Roman" w:hAnsi="Times New Roman" w:cs="Times New Roman"/>
            <w:sz w:val="24"/>
            <w:szCs w:val="24"/>
          </w:rPr>
          <w:delText>A predefined research protocol with clearly defined inclusion and exclusion criteria for identification, screening, eligibility</w:delText>
        </w:r>
        <w:r w:rsidR="00EE77C6" w:rsidRPr="00934F5E" w:rsidDel="00C835CD">
          <w:rPr>
            <w:rFonts w:ascii="Times New Roman" w:hAnsi="Times New Roman" w:cs="Times New Roman"/>
            <w:sz w:val="24"/>
            <w:szCs w:val="24"/>
          </w:rPr>
          <w:delText>,</w:delText>
        </w:r>
        <w:r w:rsidRPr="00934F5E" w:rsidDel="00C835CD">
          <w:rPr>
            <w:rFonts w:ascii="Times New Roman" w:hAnsi="Times New Roman" w:cs="Times New Roman"/>
            <w:sz w:val="24"/>
            <w:szCs w:val="24"/>
          </w:rPr>
          <w:delText xml:space="preserve"> and </w:delText>
        </w:r>
        <w:r w:rsidR="00A31323" w:rsidRPr="00934F5E" w:rsidDel="00C835CD">
          <w:rPr>
            <w:rFonts w:ascii="Times New Roman" w:hAnsi="Times New Roman" w:cs="Times New Roman"/>
            <w:sz w:val="24"/>
            <w:szCs w:val="24"/>
          </w:rPr>
          <w:delText xml:space="preserve">inclusion </w:delText>
        </w:r>
        <w:r w:rsidR="00F66251" w:rsidRPr="00934F5E" w:rsidDel="00C835CD">
          <w:rPr>
            <w:rFonts w:ascii="Times New Roman" w:hAnsi="Times New Roman" w:cs="Times New Roman"/>
            <w:sz w:val="24"/>
            <w:szCs w:val="24"/>
          </w:rPr>
          <w:delText xml:space="preserve">(see Fig. 3) </w:delText>
        </w:r>
        <w:r w:rsidR="00A31323" w:rsidRPr="00934F5E" w:rsidDel="00C835CD">
          <w:rPr>
            <w:rFonts w:ascii="Times New Roman" w:hAnsi="Times New Roman" w:cs="Times New Roman"/>
            <w:sz w:val="24"/>
            <w:szCs w:val="24"/>
          </w:rPr>
          <w:delText xml:space="preserve">was developed by the authors </w:delText>
        </w:r>
      </w:del>
      <w:ins w:id="100" w:author="Byomkesh Talukder" w:date="2023-10-09T20:20:00Z">
        <w:r w:rsidR="00C835CD">
          <w:rPr>
            <w:rFonts w:ascii="Times New Roman" w:hAnsi="Times New Roman" w:cs="Times New Roman"/>
            <w:sz w:val="24"/>
            <w:szCs w:val="24"/>
          </w:rPr>
          <w:t xml:space="preserve">The authors developed a predefined research protocol with clearly defined inclusion and exclusion criteria for identification, screening, eligibility, and inclusion (see Fig. 3) </w:t>
        </w:r>
      </w:ins>
      <w:r w:rsidR="00A31323" w:rsidRPr="00934F5E">
        <w:rPr>
          <w:rFonts w:ascii="Times New Roman" w:hAnsi="Times New Roman" w:cs="Times New Roman"/>
          <w:sz w:val="24"/>
          <w:szCs w:val="24"/>
        </w:rPr>
        <w:t>based on</w:t>
      </w:r>
      <w:r w:rsidRPr="00934F5E">
        <w:rPr>
          <w:rFonts w:ascii="Times New Roman" w:hAnsi="Times New Roman" w:cs="Times New Roman"/>
          <w:sz w:val="24"/>
          <w:szCs w:val="24"/>
        </w:rPr>
        <w:t xml:space="preserve"> PRISMA</w:t>
      </w:r>
      <w:r w:rsidR="00A31323" w:rsidRPr="00934F5E">
        <w:rPr>
          <w:rFonts w:ascii="Times New Roman" w:hAnsi="Times New Roman" w:cs="Times New Roman"/>
          <w:sz w:val="24"/>
          <w:szCs w:val="24"/>
        </w:rPr>
        <w:t xml:space="preserve"> principles</w:t>
      </w:r>
      <w:r w:rsidRPr="00934F5E">
        <w:rPr>
          <w:rFonts w:ascii="Times New Roman" w:hAnsi="Times New Roman" w:cs="Times New Roman"/>
          <w:sz w:val="24"/>
          <w:szCs w:val="24"/>
        </w:rPr>
        <w:t xml:space="preserve"> </w:t>
      </w:r>
      <w:r w:rsidR="003B527B" w:rsidRPr="003B527B">
        <w:rPr>
          <w:rFonts w:ascii="Times New Roman" w:hAnsi="Times New Roman" w:cs="Times New Roman"/>
          <w:color w:val="0070C0"/>
          <w:sz w:val="24"/>
          <w:szCs w:val="24"/>
        </w:rPr>
        <w:t>[37]</w:t>
      </w:r>
      <w:r w:rsidRPr="00934F5E">
        <w:rPr>
          <w:rFonts w:ascii="Times New Roman" w:hAnsi="Times New Roman" w:cs="Times New Roman"/>
          <w:sz w:val="24"/>
          <w:szCs w:val="24"/>
        </w:rPr>
        <w:t xml:space="preserve">. The predefined protocol was verified by running pilot searches and further adjusted to keep the size of the dataset manageable yet highly representative of the three concepts. </w:t>
      </w:r>
    </w:p>
    <w:p w14:paraId="430E85F3" w14:textId="1F2B3EC7" w:rsidR="00A31323" w:rsidRPr="00934F5E" w:rsidRDefault="00206774"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The first step of the screening process was to export the articles (with full record</w:t>
      </w:r>
      <w:r w:rsidR="00EE77C6" w:rsidRPr="00934F5E">
        <w:rPr>
          <w:rFonts w:ascii="Times New Roman" w:hAnsi="Times New Roman" w:cs="Times New Roman"/>
          <w:sz w:val="24"/>
          <w:szCs w:val="24"/>
        </w:rPr>
        <w:t>s</w:t>
      </w:r>
      <w:r w:rsidRPr="00934F5E">
        <w:rPr>
          <w:rFonts w:ascii="Times New Roman" w:hAnsi="Times New Roman" w:cs="Times New Roman"/>
          <w:sz w:val="24"/>
          <w:szCs w:val="24"/>
        </w:rPr>
        <w:t xml:space="preserve">) from all three databases to Zotero </w:t>
      </w:r>
      <w:r w:rsidR="00FB5338">
        <w:rPr>
          <w:rFonts w:ascii="Times New Roman" w:hAnsi="Times New Roman" w:cs="Times New Roman"/>
          <w:sz w:val="24"/>
          <w:szCs w:val="24"/>
        </w:rPr>
        <w:t>s</w:t>
      </w:r>
      <w:r w:rsidR="00ED5305">
        <w:rPr>
          <w:rFonts w:ascii="Times New Roman" w:hAnsi="Times New Roman" w:cs="Times New Roman"/>
          <w:sz w:val="24"/>
          <w:szCs w:val="24"/>
        </w:rPr>
        <w:t xml:space="preserve">oftware </w:t>
      </w:r>
      <w:r w:rsidRPr="00934F5E">
        <w:rPr>
          <w:rFonts w:ascii="Times New Roman" w:hAnsi="Times New Roman" w:cs="Times New Roman"/>
          <w:sz w:val="24"/>
          <w:szCs w:val="24"/>
        </w:rPr>
        <w:t xml:space="preserve">and merge the results per concept and store </w:t>
      </w:r>
      <w:r w:rsidR="00EE77C6" w:rsidRPr="00934F5E">
        <w:rPr>
          <w:rFonts w:ascii="Times New Roman" w:hAnsi="Times New Roman" w:cs="Times New Roman"/>
          <w:sz w:val="24"/>
          <w:szCs w:val="24"/>
        </w:rPr>
        <w:t xml:space="preserve">them </w:t>
      </w:r>
      <w:r w:rsidRPr="00934F5E">
        <w:rPr>
          <w:rFonts w:ascii="Times New Roman" w:hAnsi="Times New Roman" w:cs="Times New Roman"/>
          <w:sz w:val="24"/>
          <w:szCs w:val="24"/>
        </w:rPr>
        <w:t xml:space="preserve">in three separate folders </w:t>
      </w:r>
      <w:r w:rsidR="00A31323" w:rsidRPr="00934F5E">
        <w:rPr>
          <w:rFonts w:ascii="Times New Roman" w:hAnsi="Times New Roman" w:cs="Times New Roman"/>
          <w:sz w:val="24"/>
          <w:szCs w:val="24"/>
        </w:rPr>
        <w:t>(</w:t>
      </w:r>
      <w:r w:rsidRPr="00934F5E">
        <w:rPr>
          <w:rFonts w:ascii="Times New Roman" w:hAnsi="Times New Roman" w:cs="Times New Roman"/>
          <w:sz w:val="24"/>
          <w:szCs w:val="24"/>
        </w:rPr>
        <w:t>one for each concept</w:t>
      </w:r>
      <w:r w:rsidR="00A31323" w:rsidRPr="00934F5E">
        <w:rPr>
          <w:rFonts w:ascii="Times New Roman" w:hAnsi="Times New Roman" w:cs="Times New Roman"/>
          <w:sz w:val="24"/>
          <w:szCs w:val="24"/>
        </w:rPr>
        <w:t>).</w:t>
      </w:r>
      <w:r w:rsidRPr="00934F5E">
        <w:rPr>
          <w:rFonts w:ascii="Times New Roman" w:hAnsi="Times New Roman" w:cs="Times New Roman"/>
          <w:sz w:val="24"/>
          <w:szCs w:val="24"/>
        </w:rPr>
        <w:t xml:space="preserve"> </w:t>
      </w:r>
      <w:r w:rsidR="00A31323" w:rsidRPr="00934F5E">
        <w:rPr>
          <w:rFonts w:ascii="Times New Roman" w:hAnsi="Times New Roman" w:cs="Times New Roman"/>
          <w:sz w:val="24"/>
          <w:szCs w:val="24"/>
        </w:rPr>
        <w:t xml:space="preserve">Duplicates were eliminated, </w:t>
      </w:r>
      <w:del w:id="101" w:author="Byomkesh Talukder" w:date="2023-10-09T20:23:00Z">
        <w:r w:rsidRPr="00934F5E" w:rsidDel="005025BC">
          <w:rPr>
            <w:rFonts w:ascii="Times New Roman" w:hAnsi="Times New Roman" w:cs="Times New Roman"/>
            <w:sz w:val="24"/>
            <w:szCs w:val="24"/>
          </w:rPr>
          <w:delText xml:space="preserve">which brought the sample size to </w:delText>
        </w:r>
        <w:r w:rsidR="00A31323" w:rsidRPr="00934F5E" w:rsidDel="005025BC">
          <w:rPr>
            <w:rFonts w:ascii="Times New Roman" w:hAnsi="Times New Roman" w:cs="Times New Roman"/>
            <w:sz w:val="24"/>
            <w:szCs w:val="24"/>
          </w:rPr>
          <w:delText xml:space="preserve">2169 articles for </w:delText>
        </w:r>
        <w:r w:rsidR="003E2F6B" w:rsidRPr="00934F5E" w:rsidDel="005025BC">
          <w:rPr>
            <w:rFonts w:ascii="Times New Roman" w:hAnsi="Times New Roman" w:cs="Times New Roman"/>
            <w:sz w:val="24"/>
            <w:szCs w:val="24"/>
          </w:rPr>
          <w:delText>One Health</w:delText>
        </w:r>
        <w:r w:rsidR="00A31323" w:rsidRPr="00934F5E" w:rsidDel="005025BC">
          <w:rPr>
            <w:rFonts w:ascii="Times New Roman" w:hAnsi="Times New Roman" w:cs="Times New Roman"/>
            <w:sz w:val="24"/>
            <w:szCs w:val="24"/>
          </w:rPr>
          <w:delText xml:space="preserve">, 170 articles for </w:delText>
        </w:r>
        <w:r w:rsidR="003E2F6B" w:rsidRPr="00934F5E" w:rsidDel="005025BC">
          <w:rPr>
            <w:rFonts w:ascii="Times New Roman" w:hAnsi="Times New Roman" w:cs="Times New Roman"/>
            <w:sz w:val="24"/>
            <w:szCs w:val="24"/>
          </w:rPr>
          <w:delText>Ec</w:delText>
        </w:r>
        <w:r w:rsidR="00DB0EBF" w:rsidDel="005025BC">
          <w:rPr>
            <w:rFonts w:ascii="Times New Roman" w:hAnsi="Times New Roman" w:cs="Times New Roman"/>
            <w:sz w:val="24"/>
            <w:szCs w:val="24"/>
          </w:rPr>
          <w:delText>oHealth</w:delText>
        </w:r>
        <w:r w:rsidR="00A31323" w:rsidRPr="00934F5E" w:rsidDel="005025BC">
          <w:rPr>
            <w:rFonts w:ascii="Times New Roman" w:hAnsi="Times New Roman" w:cs="Times New Roman"/>
            <w:sz w:val="24"/>
            <w:szCs w:val="24"/>
          </w:rPr>
          <w:delText>,</w:delText>
        </w:r>
        <w:r w:rsidRPr="00934F5E" w:rsidDel="005025BC">
          <w:rPr>
            <w:rFonts w:ascii="Times New Roman" w:hAnsi="Times New Roman" w:cs="Times New Roman"/>
            <w:sz w:val="24"/>
            <w:szCs w:val="24"/>
          </w:rPr>
          <w:delText xml:space="preserve"> and </w:delText>
        </w:r>
        <w:r w:rsidR="00A31323" w:rsidRPr="00934F5E" w:rsidDel="005025BC">
          <w:rPr>
            <w:rFonts w:ascii="Times New Roman" w:hAnsi="Times New Roman" w:cs="Times New Roman"/>
            <w:sz w:val="24"/>
            <w:szCs w:val="24"/>
          </w:rPr>
          <w:delText xml:space="preserve">183 articles </w:delText>
        </w:r>
      </w:del>
      <w:ins w:id="102" w:author="Byomkesh Talukder" w:date="2023-10-09T20:23:00Z">
        <w:r w:rsidR="005025BC">
          <w:rPr>
            <w:rFonts w:ascii="Times New Roman" w:hAnsi="Times New Roman" w:cs="Times New Roman"/>
            <w:sz w:val="24"/>
            <w:szCs w:val="24"/>
          </w:rPr>
          <w:t xml:space="preserve">bringing the sample size to 2169 articles for One Health, 170 for </w:t>
        </w:r>
        <w:proofErr w:type="spellStart"/>
        <w:r w:rsidR="005025BC">
          <w:rPr>
            <w:rFonts w:ascii="Times New Roman" w:hAnsi="Times New Roman" w:cs="Times New Roman"/>
            <w:sz w:val="24"/>
            <w:szCs w:val="24"/>
          </w:rPr>
          <w:t>EcoHealth</w:t>
        </w:r>
        <w:proofErr w:type="spellEnd"/>
        <w:r w:rsidR="005025BC">
          <w:rPr>
            <w:rFonts w:ascii="Times New Roman" w:hAnsi="Times New Roman" w:cs="Times New Roman"/>
            <w:sz w:val="24"/>
            <w:szCs w:val="24"/>
          </w:rPr>
          <w:t xml:space="preserve">, and 183 </w:t>
        </w:r>
      </w:ins>
      <w:r w:rsidR="00A31323" w:rsidRPr="00934F5E">
        <w:rPr>
          <w:rFonts w:ascii="Times New Roman" w:hAnsi="Times New Roman" w:cs="Times New Roman"/>
          <w:sz w:val="24"/>
          <w:szCs w:val="24"/>
        </w:rPr>
        <w:t xml:space="preserve">for </w:t>
      </w:r>
      <w:r w:rsidR="003E2F6B" w:rsidRPr="00934F5E">
        <w:rPr>
          <w:rFonts w:ascii="Times New Roman" w:hAnsi="Times New Roman" w:cs="Times New Roman"/>
          <w:sz w:val="24"/>
          <w:szCs w:val="24"/>
        </w:rPr>
        <w:t>Planetary Health</w:t>
      </w:r>
      <w:r w:rsidRPr="00934F5E">
        <w:rPr>
          <w:rFonts w:ascii="Times New Roman" w:hAnsi="Times New Roman" w:cs="Times New Roman"/>
          <w:sz w:val="24"/>
          <w:szCs w:val="24"/>
        </w:rPr>
        <w:t xml:space="preserve">. </w:t>
      </w:r>
    </w:p>
    <w:p w14:paraId="325EA662" w14:textId="46267D85" w:rsidR="00206774" w:rsidRPr="00934F5E" w:rsidRDefault="00A31323"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To</w:t>
      </w:r>
      <w:r w:rsidR="0098622E" w:rsidRPr="00934F5E">
        <w:rPr>
          <w:rFonts w:ascii="Times New Roman" w:hAnsi="Times New Roman" w:cs="Times New Roman"/>
          <w:sz w:val="24"/>
          <w:szCs w:val="24"/>
        </w:rPr>
        <w:t xml:space="preserve"> fulfill the objective </w:t>
      </w:r>
      <w:r w:rsidR="00F83261" w:rsidRPr="00934F5E">
        <w:rPr>
          <w:rFonts w:ascii="Times New Roman" w:hAnsi="Times New Roman" w:cs="Times New Roman"/>
          <w:sz w:val="24"/>
          <w:szCs w:val="24"/>
        </w:rPr>
        <w:t>of the study</w:t>
      </w:r>
      <w:r w:rsidR="00EE77C6" w:rsidRPr="00934F5E">
        <w:rPr>
          <w:rFonts w:ascii="Times New Roman" w:hAnsi="Times New Roman" w:cs="Times New Roman"/>
          <w:sz w:val="24"/>
          <w:szCs w:val="24"/>
        </w:rPr>
        <w:t>,</w:t>
      </w:r>
      <w:r w:rsidR="0098622E" w:rsidRPr="00934F5E">
        <w:rPr>
          <w:rFonts w:ascii="Times New Roman" w:hAnsi="Times New Roman" w:cs="Times New Roman"/>
          <w:sz w:val="24"/>
          <w:szCs w:val="24"/>
        </w:rPr>
        <w:t xml:space="preserve"> </w:t>
      </w:r>
      <w:del w:id="103" w:author="Byomkesh Talukder" w:date="2023-10-09T20:23:00Z">
        <w:r w:rsidR="001A51A1" w:rsidDel="005025BC">
          <w:rPr>
            <w:rFonts w:ascii="Times New Roman" w:hAnsi="Times New Roman" w:cs="Times New Roman"/>
            <w:sz w:val="24"/>
            <w:szCs w:val="24"/>
          </w:rPr>
          <w:delText xml:space="preserve">mainly </w:delText>
        </w:r>
      </w:del>
      <w:r w:rsidR="00206774" w:rsidRPr="00934F5E">
        <w:rPr>
          <w:rFonts w:ascii="Times New Roman" w:hAnsi="Times New Roman" w:cs="Times New Roman"/>
          <w:sz w:val="24"/>
          <w:szCs w:val="24"/>
        </w:rPr>
        <w:t xml:space="preserve">both review papers and empirical research were included in the search results. </w:t>
      </w:r>
      <w:r w:rsidR="001A51A1">
        <w:rPr>
          <w:rFonts w:ascii="Times New Roman" w:hAnsi="Times New Roman" w:cs="Times New Roman"/>
          <w:sz w:val="24"/>
          <w:szCs w:val="24"/>
        </w:rPr>
        <w:t xml:space="preserve">A few </w:t>
      </w:r>
      <w:r w:rsidR="001A51A1" w:rsidRPr="00934F5E">
        <w:rPr>
          <w:rFonts w:ascii="Times New Roman" w:hAnsi="Times New Roman" w:cs="Times New Roman"/>
          <w:sz w:val="24"/>
          <w:szCs w:val="24"/>
        </w:rPr>
        <w:t>book chapters</w:t>
      </w:r>
      <w:r w:rsidR="001A51A1">
        <w:rPr>
          <w:rFonts w:ascii="Times New Roman" w:hAnsi="Times New Roman" w:cs="Times New Roman"/>
          <w:sz w:val="24"/>
          <w:szCs w:val="24"/>
        </w:rPr>
        <w:t xml:space="preserve"> </w:t>
      </w:r>
      <w:del w:id="104" w:author="Byomkesh Talukder" w:date="2023-10-09T20:23:00Z">
        <w:r w:rsidR="00677001" w:rsidDel="005025BC">
          <w:rPr>
            <w:rFonts w:ascii="Times New Roman" w:hAnsi="Times New Roman" w:cs="Times New Roman"/>
            <w:sz w:val="24"/>
            <w:szCs w:val="24"/>
          </w:rPr>
          <w:delText xml:space="preserve">and </w:delText>
        </w:r>
      </w:del>
      <w:r w:rsidR="00677001" w:rsidRPr="00934F5E">
        <w:rPr>
          <w:rFonts w:ascii="Times New Roman" w:hAnsi="Times New Roman" w:cs="Times New Roman"/>
          <w:sz w:val="24"/>
          <w:szCs w:val="24"/>
        </w:rPr>
        <w:t>reports</w:t>
      </w:r>
      <w:ins w:id="105" w:author="Byomkesh Talukder" w:date="2023-10-09T20:23:00Z">
        <w:r w:rsidR="005025BC">
          <w:rPr>
            <w:rFonts w:ascii="Times New Roman" w:hAnsi="Times New Roman" w:cs="Times New Roman"/>
            <w:sz w:val="24"/>
            <w:szCs w:val="24"/>
          </w:rPr>
          <w:t>,</w:t>
        </w:r>
      </w:ins>
      <w:r w:rsidR="001A51A1" w:rsidRPr="00934F5E">
        <w:rPr>
          <w:rFonts w:ascii="Times New Roman" w:hAnsi="Times New Roman" w:cs="Times New Roman"/>
          <w:sz w:val="24"/>
          <w:szCs w:val="24"/>
        </w:rPr>
        <w:t xml:space="preserve"> </w:t>
      </w:r>
      <w:r w:rsidR="001A51A1">
        <w:rPr>
          <w:rFonts w:ascii="Times New Roman" w:hAnsi="Times New Roman" w:cs="Times New Roman"/>
          <w:sz w:val="24"/>
          <w:szCs w:val="24"/>
        </w:rPr>
        <w:t xml:space="preserve">and website information </w:t>
      </w:r>
      <w:r w:rsidR="005D5812">
        <w:rPr>
          <w:rFonts w:ascii="Times New Roman" w:hAnsi="Times New Roman" w:cs="Times New Roman"/>
          <w:sz w:val="24"/>
          <w:szCs w:val="24"/>
        </w:rPr>
        <w:t>were</w:t>
      </w:r>
      <w:r w:rsidR="001A51A1">
        <w:rPr>
          <w:rFonts w:ascii="Times New Roman" w:hAnsi="Times New Roman" w:cs="Times New Roman"/>
          <w:sz w:val="24"/>
          <w:szCs w:val="24"/>
        </w:rPr>
        <w:t xml:space="preserve"> also included. </w:t>
      </w:r>
    </w:p>
    <w:p w14:paraId="0FEE083C" w14:textId="1CC92EA2" w:rsidR="00A31323" w:rsidRPr="00934F5E" w:rsidRDefault="00A31323"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The</w:t>
      </w:r>
      <w:r w:rsidR="00206774" w:rsidRPr="00934F5E">
        <w:rPr>
          <w:rFonts w:ascii="Times New Roman" w:hAnsi="Times New Roman" w:cs="Times New Roman"/>
          <w:sz w:val="24"/>
          <w:szCs w:val="24"/>
        </w:rPr>
        <w:t xml:space="preserve"> research protocol required adjustment after the pilot searches were run. This was mainly due to the high number of hit</w:t>
      </w:r>
      <w:r w:rsidRPr="00934F5E">
        <w:rPr>
          <w:rFonts w:ascii="Times New Roman" w:hAnsi="Times New Roman" w:cs="Times New Roman"/>
          <w:sz w:val="24"/>
          <w:szCs w:val="24"/>
        </w:rPr>
        <w:t>s</w:t>
      </w:r>
      <w:r w:rsidR="00206774" w:rsidRPr="00934F5E">
        <w:rPr>
          <w:rFonts w:ascii="Times New Roman" w:hAnsi="Times New Roman" w:cs="Times New Roman"/>
          <w:sz w:val="24"/>
          <w:szCs w:val="24"/>
        </w:rPr>
        <w:t xml:space="preserve"> for </w:t>
      </w:r>
      <w:r w:rsidR="003E2F6B" w:rsidRPr="00934F5E">
        <w:rPr>
          <w:rFonts w:ascii="Times New Roman" w:hAnsi="Times New Roman" w:cs="Times New Roman"/>
          <w:sz w:val="24"/>
          <w:szCs w:val="24"/>
        </w:rPr>
        <w:t>One Health</w:t>
      </w:r>
      <w:r w:rsidRPr="00934F5E">
        <w:rPr>
          <w:rFonts w:ascii="Times New Roman" w:hAnsi="Times New Roman" w:cs="Times New Roman"/>
          <w:sz w:val="24"/>
          <w:szCs w:val="24"/>
        </w:rPr>
        <w:t>, which</w:t>
      </w:r>
      <w:r w:rsidR="00206774" w:rsidRPr="00934F5E">
        <w:rPr>
          <w:rFonts w:ascii="Times New Roman" w:hAnsi="Times New Roman" w:cs="Times New Roman"/>
          <w:sz w:val="24"/>
          <w:szCs w:val="24"/>
        </w:rPr>
        <w:t xml:space="preserve"> has gained a lot of momentum</w:t>
      </w:r>
      <w:r w:rsidRPr="00934F5E">
        <w:rPr>
          <w:rFonts w:ascii="Times New Roman" w:hAnsi="Times New Roman" w:cs="Times New Roman"/>
          <w:sz w:val="24"/>
          <w:szCs w:val="24"/>
        </w:rPr>
        <w:t xml:space="preserve">. </w:t>
      </w:r>
      <w:proofErr w:type="gramStart"/>
      <w:r w:rsidRPr="00934F5E">
        <w:rPr>
          <w:rFonts w:ascii="Times New Roman" w:hAnsi="Times New Roman" w:cs="Times New Roman"/>
          <w:sz w:val="24"/>
          <w:szCs w:val="24"/>
        </w:rPr>
        <w:t>In</w:t>
      </w:r>
      <w:r w:rsidR="00206774" w:rsidRPr="00934F5E">
        <w:rPr>
          <w:rFonts w:ascii="Times New Roman" w:hAnsi="Times New Roman" w:cs="Times New Roman"/>
          <w:sz w:val="24"/>
          <w:szCs w:val="24"/>
        </w:rPr>
        <w:t xml:space="preserve"> order to</w:t>
      </w:r>
      <w:proofErr w:type="gramEnd"/>
      <w:r w:rsidR="00206774" w:rsidRPr="00934F5E">
        <w:rPr>
          <w:rFonts w:ascii="Times New Roman" w:hAnsi="Times New Roman" w:cs="Times New Roman"/>
          <w:sz w:val="24"/>
          <w:szCs w:val="24"/>
        </w:rPr>
        <w:t xml:space="preserve"> keep </w:t>
      </w:r>
      <w:r w:rsidR="00206774" w:rsidRPr="00934F5E">
        <w:rPr>
          <w:rFonts w:ascii="Times New Roman" w:hAnsi="Times New Roman" w:cs="Times New Roman"/>
          <w:sz w:val="24"/>
          <w:szCs w:val="24"/>
        </w:rPr>
        <w:lastRenderedPageBreak/>
        <w:t xml:space="preserve">the sample size manageable, a special exclusion criterion </w:t>
      </w:r>
      <w:r w:rsidRPr="00934F5E">
        <w:rPr>
          <w:rFonts w:ascii="Times New Roman" w:hAnsi="Times New Roman" w:cs="Times New Roman"/>
          <w:sz w:val="24"/>
          <w:szCs w:val="24"/>
        </w:rPr>
        <w:t>of</w:t>
      </w:r>
      <w:r w:rsidR="00206774" w:rsidRPr="00934F5E">
        <w:rPr>
          <w:rFonts w:ascii="Times New Roman" w:hAnsi="Times New Roman" w:cs="Times New Roman"/>
          <w:sz w:val="24"/>
          <w:szCs w:val="24"/>
        </w:rPr>
        <w:t xml:space="preserve"> </w:t>
      </w:r>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less than 10 citations</w:t>
      </w:r>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was applied only to the </w:t>
      </w:r>
      <w:r w:rsidR="003E2F6B" w:rsidRPr="00934F5E">
        <w:rPr>
          <w:rFonts w:ascii="Times New Roman" w:hAnsi="Times New Roman" w:cs="Times New Roman"/>
          <w:sz w:val="24"/>
          <w:szCs w:val="24"/>
        </w:rPr>
        <w:t>One Health</w:t>
      </w:r>
      <w:r w:rsidR="00206774" w:rsidRPr="00934F5E">
        <w:rPr>
          <w:rFonts w:ascii="Times New Roman" w:hAnsi="Times New Roman" w:cs="Times New Roman"/>
          <w:sz w:val="24"/>
          <w:szCs w:val="24"/>
        </w:rPr>
        <w:t xml:space="preserve"> results. </w:t>
      </w:r>
    </w:p>
    <w:p w14:paraId="4E985B26" w14:textId="4EA22EB0" w:rsidR="00206774" w:rsidRDefault="00206774" w:rsidP="00AF3607">
      <w:pPr>
        <w:pStyle w:val="ListParagraph"/>
        <w:spacing w:line="240" w:lineRule="auto"/>
        <w:ind w:left="0"/>
        <w:contextualSpacing w:val="0"/>
        <w:jc w:val="both"/>
        <w:rPr>
          <w:ins w:id="106" w:author="Mohammadali Tofighi" w:date="2023-10-31T13:53:00Z"/>
          <w:rFonts w:ascii="Times New Roman" w:hAnsi="Times New Roman" w:cs="Times New Roman"/>
          <w:sz w:val="24"/>
          <w:szCs w:val="24"/>
        </w:rPr>
      </w:pPr>
      <w:r w:rsidRPr="00934F5E">
        <w:rPr>
          <w:rFonts w:ascii="Times New Roman" w:hAnsi="Times New Roman" w:cs="Times New Roman"/>
          <w:sz w:val="24"/>
          <w:szCs w:val="24"/>
        </w:rPr>
        <w:t>The last sorting phase was based on title and abstracts and consisted of a few inclusion and exclusion criteria: (</w:t>
      </w:r>
      <w:proofErr w:type="spellStart"/>
      <w:r w:rsidRPr="00934F5E">
        <w:rPr>
          <w:rFonts w:ascii="Times New Roman" w:hAnsi="Times New Roman" w:cs="Times New Roman"/>
          <w:sz w:val="24"/>
          <w:szCs w:val="24"/>
        </w:rPr>
        <w:t>i</w:t>
      </w:r>
      <w:proofErr w:type="spellEnd"/>
      <w:r w:rsidRPr="00934F5E">
        <w:rPr>
          <w:rFonts w:ascii="Times New Roman" w:hAnsi="Times New Roman" w:cs="Times New Roman"/>
          <w:sz w:val="24"/>
          <w:szCs w:val="24"/>
        </w:rPr>
        <w:t xml:space="preserve">) only articles focussed on either advocating or applying one or more of the three concepts were included; (ii) theoretical papers on the three concepts were excluded; (iii) articles comparing the three concepts or bibliometric analysis of the three concepts were excluded from the results/analysis (but authors have used a few to add robustness to the discussion); (iv) </w:t>
      </w:r>
      <w:r w:rsidR="00A31323" w:rsidRPr="00934F5E">
        <w:rPr>
          <w:rFonts w:ascii="Times New Roman" w:hAnsi="Times New Roman" w:cs="Times New Roman"/>
          <w:sz w:val="24"/>
          <w:szCs w:val="24"/>
        </w:rPr>
        <w:t xml:space="preserve">articles in which the </w:t>
      </w:r>
      <w:r w:rsidRPr="00934F5E">
        <w:rPr>
          <w:rFonts w:ascii="Times New Roman" w:hAnsi="Times New Roman" w:cs="Times New Roman"/>
          <w:sz w:val="24"/>
          <w:szCs w:val="24"/>
        </w:rPr>
        <w:t xml:space="preserve">concepts were </w:t>
      </w:r>
      <w:r w:rsidR="00A31323" w:rsidRPr="00934F5E">
        <w:rPr>
          <w:rFonts w:ascii="Times New Roman" w:hAnsi="Times New Roman" w:cs="Times New Roman"/>
          <w:sz w:val="24"/>
          <w:szCs w:val="24"/>
        </w:rPr>
        <w:t xml:space="preserve">only </w:t>
      </w:r>
      <w:r w:rsidRPr="00934F5E">
        <w:rPr>
          <w:rFonts w:ascii="Times New Roman" w:hAnsi="Times New Roman" w:cs="Times New Roman"/>
          <w:sz w:val="24"/>
          <w:szCs w:val="24"/>
        </w:rPr>
        <w:t xml:space="preserve">mentioned and </w:t>
      </w:r>
      <w:r w:rsidR="00A31323" w:rsidRPr="00934F5E">
        <w:rPr>
          <w:rFonts w:ascii="Times New Roman" w:hAnsi="Times New Roman" w:cs="Times New Roman"/>
          <w:sz w:val="24"/>
          <w:szCs w:val="24"/>
        </w:rPr>
        <w:t xml:space="preserve">were </w:t>
      </w:r>
      <w:r w:rsidRPr="00934F5E">
        <w:rPr>
          <w:rFonts w:ascii="Times New Roman" w:hAnsi="Times New Roman" w:cs="Times New Roman"/>
          <w:sz w:val="24"/>
          <w:szCs w:val="24"/>
        </w:rPr>
        <w:t>not the focus of the article</w:t>
      </w:r>
      <w:r w:rsidR="00A31323" w:rsidRPr="00934F5E">
        <w:rPr>
          <w:rFonts w:ascii="Times New Roman" w:hAnsi="Times New Roman" w:cs="Times New Roman"/>
          <w:sz w:val="24"/>
          <w:szCs w:val="24"/>
        </w:rPr>
        <w:t xml:space="preserve"> were excluded</w:t>
      </w:r>
      <w:r w:rsidRPr="00934F5E">
        <w:rPr>
          <w:rFonts w:ascii="Times New Roman" w:hAnsi="Times New Roman" w:cs="Times New Roman"/>
          <w:sz w:val="24"/>
          <w:szCs w:val="24"/>
        </w:rPr>
        <w:t xml:space="preserve">; (v) </w:t>
      </w:r>
      <w:r w:rsidR="00A31323" w:rsidRPr="00934F5E">
        <w:rPr>
          <w:rFonts w:ascii="Times New Roman" w:hAnsi="Times New Roman" w:cs="Times New Roman"/>
          <w:sz w:val="24"/>
          <w:szCs w:val="24"/>
        </w:rPr>
        <w:t xml:space="preserve">articles that considered </w:t>
      </w:r>
      <w:r w:rsidR="00114FD8" w:rsidRPr="00934F5E">
        <w:rPr>
          <w:rFonts w:ascii="Times New Roman" w:hAnsi="Times New Roman" w:cs="Times New Roman"/>
          <w:sz w:val="24"/>
          <w:szCs w:val="24"/>
        </w:rPr>
        <w:t>“</w:t>
      </w:r>
      <w:r w:rsidR="003E2F6B" w:rsidRPr="00934F5E">
        <w:rPr>
          <w:rFonts w:ascii="Times New Roman" w:hAnsi="Times New Roman" w:cs="Times New Roman"/>
          <w:sz w:val="24"/>
          <w:szCs w:val="24"/>
        </w:rPr>
        <w:t>Planetary Health</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w:t>
      </w:r>
      <w:r w:rsidR="00114FD8" w:rsidRPr="00934F5E">
        <w:rPr>
          <w:rFonts w:ascii="Times New Roman" w:hAnsi="Times New Roman" w:cs="Times New Roman"/>
          <w:sz w:val="24"/>
          <w:szCs w:val="24"/>
        </w:rPr>
        <w:t>“</w:t>
      </w:r>
      <w:r w:rsidR="003E2F6B" w:rsidRPr="00934F5E">
        <w:rPr>
          <w:rFonts w:ascii="Times New Roman" w:hAnsi="Times New Roman" w:cs="Times New Roman"/>
          <w:sz w:val="24"/>
          <w:szCs w:val="24"/>
        </w:rPr>
        <w:t>One Health</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and </w:t>
      </w:r>
      <w:r w:rsidR="00114FD8" w:rsidRPr="00934F5E">
        <w:rPr>
          <w:rFonts w:ascii="Times New Roman" w:hAnsi="Times New Roman" w:cs="Times New Roman"/>
          <w:sz w:val="24"/>
          <w:szCs w:val="24"/>
        </w:rPr>
        <w:t>“</w:t>
      </w:r>
      <w:proofErr w:type="spellStart"/>
      <w:r w:rsidR="00A40B14" w:rsidRPr="00934F5E">
        <w:rPr>
          <w:rFonts w:ascii="Times New Roman" w:hAnsi="Times New Roman" w:cs="Times New Roman"/>
          <w:sz w:val="24"/>
          <w:szCs w:val="24"/>
        </w:rPr>
        <w:t>Ec</w:t>
      </w:r>
      <w:r w:rsidR="00B82BF8">
        <w:rPr>
          <w:rFonts w:ascii="Times New Roman" w:hAnsi="Times New Roman" w:cs="Times New Roman"/>
          <w:sz w:val="24"/>
          <w:szCs w:val="24"/>
        </w:rPr>
        <w:t>oHealth</w:t>
      </w:r>
      <w:proofErr w:type="spellEnd"/>
      <w:r w:rsidR="00114FD8" w:rsidRPr="00934F5E">
        <w:rPr>
          <w:rFonts w:ascii="Times New Roman" w:hAnsi="Times New Roman" w:cs="Times New Roman"/>
          <w:sz w:val="24"/>
          <w:szCs w:val="24"/>
        </w:rPr>
        <w:t xml:space="preserve">” </w:t>
      </w:r>
      <w:r w:rsidRPr="00934F5E">
        <w:rPr>
          <w:rFonts w:ascii="Times New Roman" w:hAnsi="Times New Roman" w:cs="Times New Roman"/>
          <w:sz w:val="24"/>
          <w:szCs w:val="24"/>
        </w:rPr>
        <w:t>not as concept</w:t>
      </w:r>
      <w:r w:rsidR="00A31323" w:rsidRPr="00934F5E">
        <w:rPr>
          <w:rFonts w:ascii="Times New Roman" w:hAnsi="Times New Roman" w:cs="Times New Roman"/>
          <w:sz w:val="24"/>
          <w:szCs w:val="24"/>
        </w:rPr>
        <w:t>s</w:t>
      </w:r>
      <w:r w:rsidRPr="00934F5E">
        <w:rPr>
          <w:rFonts w:ascii="Times New Roman" w:hAnsi="Times New Roman" w:cs="Times New Roman"/>
          <w:sz w:val="24"/>
          <w:szCs w:val="24"/>
        </w:rPr>
        <w:t xml:space="preserve"> but in the general sense to </w:t>
      </w:r>
      <w:r w:rsidR="00F9010D" w:rsidRPr="00934F5E">
        <w:rPr>
          <w:rFonts w:ascii="Times New Roman" w:hAnsi="Times New Roman" w:cs="Times New Roman"/>
          <w:sz w:val="24"/>
          <w:szCs w:val="24"/>
        </w:rPr>
        <w:t>refer to the</w:t>
      </w:r>
      <w:r w:rsidRPr="00934F5E">
        <w:rPr>
          <w:rFonts w:ascii="Times New Roman" w:hAnsi="Times New Roman" w:cs="Times New Roman"/>
          <w:sz w:val="24"/>
          <w:szCs w:val="24"/>
        </w:rPr>
        <w:t xml:space="preserve"> health of the planet</w:t>
      </w:r>
      <w:r w:rsidR="00F9010D" w:rsidRPr="00934F5E">
        <w:rPr>
          <w:rFonts w:ascii="Times New Roman" w:hAnsi="Times New Roman" w:cs="Times New Roman"/>
          <w:sz w:val="24"/>
          <w:szCs w:val="24"/>
        </w:rPr>
        <w:t>,</w:t>
      </w:r>
      <w:r w:rsidRPr="00934F5E">
        <w:rPr>
          <w:rFonts w:ascii="Times New Roman" w:hAnsi="Times New Roman" w:cs="Times New Roman"/>
          <w:sz w:val="24"/>
          <w:szCs w:val="24"/>
        </w:rPr>
        <w:t xml:space="preserve"> a health problem</w:t>
      </w:r>
      <w:r w:rsidR="00F9010D" w:rsidRPr="00934F5E">
        <w:rPr>
          <w:rFonts w:ascii="Times New Roman" w:hAnsi="Times New Roman" w:cs="Times New Roman"/>
          <w:sz w:val="24"/>
          <w:szCs w:val="24"/>
        </w:rPr>
        <w:t>,</w:t>
      </w:r>
      <w:r w:rsidRPr="00934F5E">
        <w:rPr>
          <w:rFonts w:ascii="Times New Roman" w:hAnsi="Times New Roman" w:cs="Times New Roman"/>
          <w:sz w:val="24"/>
          <w:szCs w:val="24"/>
        </w:rPr>
        <w:t xml:space="preserve"> or </w:t>
      </w:r>
      <w:r w:rsidR="00F9010D" w:rsidRPr="00934F5E">
        <w:rPr>
          <w:rFonts w:ascii="Times New Roman" w:hAnsi="Times New Roman" w:cs="Times New Roman"/>
          <w:sz w:val="24"/>
          <w:szCs w:val="24"/>
        </w:rPr>
        <w:t xml:space="preserve">the </w:t>
      </w:r>
      <w:r w:rsidRPr="00934F5E">
        <w:rPr>
          <w:rFonts w:ascii="Times New Roman" w:hAnsi="Times New Roman" w:cs="Times New Roman"/>
          <w:sz w:val="24"/>
          <w:szCs w:val="24"/>
        </w:rPr>
        <w:t>health of the ecosystem</w:t>
      </w:r>
      <w:r w:rsidR="00F9010D" w:rsidRPr="00934F5E">
        <w:rPr>
          <w:rFonts w:ascii="Times New Roman" w:hAnsi="Times New Roman" w:cs="Times New Roman"/>
          <w:sz w:val="24"/>
          <w:szCs w:val="24"/>
        </w:rPr>
        <w:t xml:space="preserve"> were excluded;</w:t>
      </w:r>
      <w:r w:rsidRPr="00934F5E">
        <w:rPr>
          <w:rFonts w:ascii="Times New Roman" w:hAnsi="Times New Roman" w:cs="Times New Roman"/>
          <w:sz w:val="24"/>
          <w:szCs w:val="24"/>
        </w:rPr>
        <w:t xml:space="preserve"> (vi) articles that were linked to the same project especially in the case of </w:t>
      </w:r>
      <w:r w:rsidR="003E2F6B" w:rsidRPr="00934F5E">
        <w:rPr>
          <w:rFonts w:ascii="Times New Roman" w:hAnsi="Times New Roman" w:cs="Times New Roman"/>
          <w:sz w:val="24"/>
          <w:szCs w:val="24"/>
        </w:rPr>
        <w:t>One Health</w:t>
      </w:r>
      <w:r w:rsidRPr="00934F5E">
        <w:rPr>
          <w:rFonts w:ascii="Times New Roman" w:hAnsi="Times New Roman" w:cs="Times New Roman"/>
          <w:sz w:val="24"/>
          <w:szCs w:val="24"/>
        </w:rPr>
        <w:t xml:space="preserve"> and </w:t>
      </w:r>
      <w:proofErr w:type="spellStart"/>
      <w:r w:rsidR="00A40B14" w:rsidRPr="00934F5E">
        <w:rPr>
          <w:rFonts w:ascii="Times New Roman" w:hAnsi="Times New Roman" w:cs="Times New Roman"/>
          <w:sz w:val="24"/>
          <w:szCs w:val="24"/>
        </w:rPr>
        <w:t>Ec</w:t>
      </w:r>
      <w:r w:rsidR="00B82BF8">
        <w:rPr>
          <w:rFonts w:ascii="Times New Roman" w:hAnsi="Times New Roman" w:cs="Times New Roman"/>
          <w:sz w:val="24"/>
          <w:szCs w:val="24"/>
        </w:rPr>
        <w:t>oHealth</w:t>
      </w:r>
      <w:proofErr w:type="spellEnd"/>
      <w:r w:rsidR="00F9010D" w:rsidRPr="00934F5E">
        <w:rPr>
          <w:rFonts w:ascii="Times New Roman" w:hAnsi="Times New Roman" w:cs="Times New Roman"/>
          <w:sz w:val="24"/>
          <w:szCs w:val="24"/>
        </w:rPr>
        <w:t>, were excluded</w:t>
      </w:r>
      <w:r w:rsidR="00A31323" w:rsidRPr="00934F5E">
        <w:rPr>
          <w:rFonts w:ascii="Times New Roman" w:hAnsi="Times New Roman" w:cs="Times New Roman"/>
          <w:sz w:val="24"/>
          <w:szCs w:val="24"/>
        </w:rPr>
        <w:t>;</w:t>
      </w:r>
      <w:r w:rsidRPr="00934F5E">
        <w:rPr>
          <w:rFonts w:ascii="Times New Roman" w:hAnsi="Times New Roman" w:cs="Times New Roman"/>
          <w:sz w:val="24"/>
          <w:szCs w:val="24"/>
        </w:rPr>
        <w:t xml:space="preserve"> and (vii) </w:t>
      </w:r>
      <w:r w:rsidR="00F9010D" w:rsidRPr="00934F5E">
        <w:rPr>
          <w:rFonts w:ascii="Times New Roman" w:hAnsi="Times New Roman" w:cs="Times New Roman"/>
          <w:sz w:val="24"/>
          <w:szCs w:val="24"/>
        </w:rPr>
        <w:t xml:space="preserve">articles were excluded if there was </w:t>
      </w:r>
      <w:r w:rsidRPr="00934F5E">
        <w:rPr>
          <w:rFonts w:ascii="Times New Roman" w:hAnsi="Times New Roman" w:cs="Times New Roman"/>
          <w:sz w:val="24"/>
          <w:szCs w:val="24"/>
        </w:rPr>
        <w:t>no access to the full article.</w:t>
      </w:r>
      <w:r w:rsidR="00114FD8" w:rsidRPr="00934F5E">
        <w:rPr>
          <w:rFonts w:ascii="Times New Roman" w:hAnsi="Times New Roman" w:cs="Times New Roman"/>
          <w:sz w:val="24"/>
          <w:szCs w:val="24"/>
        </w:rPr>
        <w:t xml:space="preserve"> </w:t>
      </w:r>
    </w:p>
    <w:p w14:paraId="7854D022" w14:textId="6FFC1A38" w:rsidR="00B75457" w:rsidRPr="00934F5E" w:rsidDel="0084082E" w:rsidRDefault="00B75457" w:rsidP="00AF3607">
      <w:pPr>
        <w:pStyle w:val="ListParagraph"/>
        <w:spacing w:line="240" w:lineRule="auto"/>
        <w:ind w:left="0"/>
        <w:contextualSpacing w:val="0"/>
        <w:jc w:val="both"/>
        <w:rPr>
          <w:del w:id="107" w:author="Mohammadali Tofighi" w:date="2023-10-31T14:32:00Z"/>
          <w:rFonts w:ascii="Times New Roman" w:hAnsi="Times New Roman" w:cs="Times New Roman"/>
          <w:sz w:val="24"/>
          <w:szCs w:val="24"/>
        </w:rPr>
      </w:pPr>
    </w:p>
    <w:p w14:paraId="69A4BE2F" w14:textId="08F458A0" w:rsidR="00F63977" w:rsidRPr="00934F5E" w:rsidRDefault="00000000" w:rsidP="00AF3607">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40622C82">
          <v:group id="_x0000_s1132" style="width:479.45pt;height:179.05pt;mso-position-horizontal-relative:char;mso-position-vertical-relative:line" coordorigin="1516,5926" coordsize="9589,3581">
            <v:group id="_x0000_s1102" style="position:absolute;left:1945;top:5926;width:8750;height:1703" coordorigin="1945,5926" coordsize="8750,1703">
              <v:group id="_x0000_s1101" style="position:absolute;left:1945;top:5926;width:1603;height:1701" coordorigin="1945,5926" coordsize="1603,1701">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087" type="#_x0000_t9" style="position:absolute;left:1945;top:6087;width:1603;height:1400" fillcolor="#cfcdcd [2894]" strokecolor="#ddd"/>
                <v:shape id="_x0000_s1088" type="#_x0000_t202" style="position:absolute;left:2300;top:5926;width:846;height:1701" filled="f">
                  <v:stroke opacity="0"/>
                  <v:textbox style="layout-flow:vertical;mso-layout-flow-alt:bottom-to-top;mso-next-textbox:#_x0000_s1088">
                    <w:txbxContent>
                      <w:p w14:paraId="667AF619" w14:textId="5ECC0894" w:rsidR="00B75457" w:rsidRDefault="00DE7B0E">
                        <w:pPr>
                          <w:spacing w:line="276" w:lineRule="auto"/>
                          <w:jc w:val="center"/>
                          <w:pPrChange w:id="108" w:author="Mohammadali Tofighi" w:date="2023-10-31T14:12:00Z">
                            <w:pPr/>
                          </w:pPrChange>
                        </w:pPr>
                        <w:ins w:id="109" w:author="Mohammadali Tofighi" w:date="2023-10-31T14:11:00Z">
                          <w:r w:rsidRPr="00DE7B0E">
                            <w:rPr>
                              <w:b/>
                              <w:bCs/>
                              <w:rPrChange w:id="110" w:author="Mohammadali Tofighi" w:date="2023-10-31T14:13:00Z">
                                <w:rPr/>
                              </w:rPrChange>
                            </w:rPr>
                            <w:t>Step 1</w:t>
                          </w:r>
                          <w:r>
                            <w:br/>
                          </w:r>
                        </w:ins>
                        <w:ins w:id="111" w:author="Mohammadali Tofighi" w:date="2023-10-31T13:55:00Z">
                          <w:r w:rsidR="00B75457" w:rsidRPr="00B75457">
                            <w:t>Identification</w:t>
                          </w:r>
                        </w:ins>
                      </w:p>
                    </w:txbxContent>
                  </v:textbox>
                </v:shape>
              </v:group>
              <v:shape id="_x0000_s1089" type="#_x0000_t32" style="position:absolute;left:3548;top:6794;width:805;height:6;flip:y" o:connectortype="straight">
                <v:stroke endarrow="block"/>
              </v:shape>
              <v:group id="_x0000_s1100" style="position:absolute;left:4353;top:5926;width:1603;height:1701" coordorigin="4353,5926" coordsize="1603,1701">
                <v:shape id="_x0000_s1090" type="#_x0000_t9" style="position:absolute;left:4353;top:6087;width:1603;height:1400" fillcolor="#cfcdcd [2894]" strokecolor="#ddd"/>
                <v:shape id="_x0000_s1091" type="#_x0000_t202" style="position:absolute;left:4673;top:5926;width:920;height:1701" filled="f">
                  <v:stroke opacity="0"/>
                  <v:textbox style="layout-flow:vertical;mso-layout-flow-alt:bottom-to-top;mso-next-textbox:#_x0000_s1091">
                    <w:txbxContent>
                      <w:p w14:paraId="363F216C" w14:textId="6F946719" w:rsidR="003101C5" w:rsidRDefault="003101C5">
                        <w:pPr>
                          <w:spacing w:line="276" w:lineRule="auto"/>
                          <w:jc w:val="center"/>
                          <w:pPrChange w:id="112" w:author="Mohammadali Tofighi" w:date="2023-10-31T14:12:00Z">
                            <w:pPr/>
                          </w:pPrChange>
                        </w:pPr>
                        <w:ins w:id="113" w:author="Mohammadali Tofighi" w:date="2023-10-31T14:11:00Z">
                          <w:r w:rsidRPr="00DE7B0E">
                            <w:rPr>
                              <w:b/>
                              <w:bCs/>
                              <w:rPrChange w:id="114" w:author="Mohammadali Tofighi" w:date="2023-10-31T14:13:00Z">
                                <w:rPr/>
                              </w:rPrChange>
                            </w:rPr>
                            <w:t xml:space="preserve">Step </w:t>
                          </w:r>
                        </w:ins>
                        <w:ins w:id="115" w:author="Mohammadali Tofighi" w:date="2023-10-31T14:15:00Z">
                          <w:r>
                            <w:rPr>
                              <w:b/>
                              <w:bCs/>
                            </w:rPr>
                            <w:t>2</w:t>
                          </w:r>
                        </w:ins>
                        <w:ins w:id="116" w:author="Mohammadali Tofighi" w:date="2023-10-31T14:11:00Z">
                          <w:r>
                            <w:br/>
                          </w:r>
                        </w:ins>
                        <w:ins w:id="117" w:author="Mohammadali Tofighi" w:date="2023-10-31T14:15:00Z">
                          <w:r w:rsidRPr="003101C5">
                            <w:t>Screening</w:t>
                          </w:r>
                        </w:ins>
                      </w:p>
                    </w:txbxContent>
                  </v:textbox>
                </v:shape>
              </v:group>
              <v:shape id="_x0000_s1092" type="#_x0000_t32" style="position:absolute;left:5956;top:6788;width:805;height:6;flip:y" o:connectortype="straight">
                <v:stroke endarrow="block"/>
              </v:shape>
              <v:group id="_x0000_s1099" style="position:absolute;left:6718;top:5928;width:1603;height:1701" coordorigin="6718,5928" coordsize="1603,1701">
                <v:shape id="_x0000_s1093" type="#_x0000_t9" style="position:absolute;left:6718;top:6087;width:1603;height:1400" fillcolor="#cfcdcd [2894]" strokecolor="#ddd"/>
                <v:shape id="_x0000_s1094" type="#_x0000_t202" style="position:absolute;left:7049;top:5928;width:920;height:1701" filled="f">
                  <v:stroke opacity="0"/>
                  <v:textbox style="layout-flow:vertical;mso-layout-flow-alt:bottom-to-top;mso-next-textbox:#_x0000_s1094">
                    <w:txbxContent>
                      <w:p w14:paraId="69275604" w14:textId="0F16DFD1" w:rsidR="00EE1ED2" w:rsidRDefault="00EE1ED2">
                        <w:pPr>
                          <w:spacing w:line="276" w:lineRule="auto"/>
                          <w:jc w:val="center"/>
                          <w:pPrChange w:id="118" w:author="Mohammadali Tofighi" w:date="2023-10-31T14:12:00Z">
                            <w:pPr/>
                          </w:pPrChange>
                        </w:pPr>
                        <w:ins w:id="119" w:author="Mohammadali Tofighi" w:date="2023-10-31T14:11:00Z">
                          <w:r w:rsidRPr="00DE7B0E">
                            <w:rPr>
                              <w:b/>
                              <w:bCs/>
                              <w:rPrChange w:id="120" w:author="Mohammadali Tofighi" w:date="2023-10-31T14:13:00Z">
                                <w:rPr/>
                              </w:rPrChange>
                            </w:rPr>
                            <w:t xml:space="preserve">Step </w:t>
                          </w:r>
                        </w:ins>
                        <w:ins w:id="121" w:author="Mohammadali Tofighi" w:date="2023-10-31T14:18:00Z">
                          <w:r>
                            <w:rPr>
                              <w:b/>
                              <w:bCs/>
                            </w:rPr>
                            <w:t>3</w:t>
                          </w:r>
                        </w:ins>
                        <w:ins w:id="122" w:author="Mohammadali Tofighi" w:date="2023-10-31T14:11:00Z">
                          <w:r>
                            <w:br/>
                          </w:r>
                        </w:ins>
                        <w:ins w:id="123" w:author="Mohammadali Tofighi" w:date="2023-10-31T14:19:00Z">
                          <w:r w:rsidRPr="00EE1ED2">
                            <w:t>Eligibility</w:t>
                          </w:r>
                        </w:ins>
                      </w:p>
                    </w:txbxContent>
                  </v:textbox>
                </v:shape>
              </v:group>
              <v:shape id="_x0000_s1095" type="#_x0000_t32" style="position:absolute;left:8327;top:6794;width:805;height:6;flip:y" o:connectortype="straight">
                <v:stroke endarrow="block"/>
              </v:shape>
              <v:group id="_x0000_s1098" style="position:absolute;left:9092;top:5926;width:1603;height:1701" coordorigin="9092,5926" coordsize="1603,1701">
                <v:shape id="_x0000_s1096" type="#_x0000_t9" style="position:absolute;left:9092;top:6094;width:1603;height:1400" fillcolor="#cfcdcd [2894]" strokecolor="#ddd"/>
                <v:shape id="_x0000_s1097" type="#_x0000_t202" style="position:absolute;left:9456;top:5926;width:920;height:1701" filled="f">
                  <v:stroke opacity="0"/>
                  <v:textbox style="layout-flow:vertical;mso-layout-flow-alt:bottom-to-top;mso-next-textbox:#_x0000_s1097">
                    <w:txbxContent>
                      <w:p w14:paraId="3F6BA9AA" w14:textId="2E92A63A" w:rsidR="00EE1ED2" w:rsidRDefault="00EE1ED2">
                        <w:pPr>
                          <w:spacing w:line="276" w:lineRule="auto"/>
                          <w:jc w:val="center"/>
                          <w:pPrChange w:id="124" w:author="Mohammadali Tofighi" w:date="2023-10-31T14:12:00Z">
                            <w:pPr/>
                          </w:pPrChange>
                        </w:pPr>
                        <w:ins w:id="125" w:author="Mohammadali Tofighi" w:date="2023-10-31T14:11:00Z">
                          <w:r w:rsidRPr="00DE7B0E">
                            <w:rPr>
                              <w:b/>
                              <w:bCs/>
                              <w:rPrChange w:id="126" w:author="Mohammadali Tofighi" w:date="2023-10-31T14:13:00Z">
                                <w:rPr/>
                              </w:rPrChange>
                            </w:rPr>
                            <w:t xml:space="preserve">Step </w:t>
                          </w:r>
                        </w:ins>
                        <w:ins w:id="127" w:author="Mohammadali Tofighi" w:date="2023-10-31T14:19:00Z">
                          <w:r>
                            <w:rPr>
                              <w:b/>
                              <w:bCs/>
                            </w:rPr>
                            <w:t>4</w:t>
                          </w:r>
                        </w:ins>
                        <w:ins w:id="128" w:author="Mohammadali Tofighi" w:date="2023-10-31T14:11:00Z">
                          <w:r>
                            <w:br/>
                          </w:r>
                        </w:ins>
                        <w:ins w:id="129" w:author="Mohammadali Tofighi" w:date="2023-10-31T14:19:00Z">
                          <w:r w:rsidRPr="00EE1ED2">
                            <w:t>Included</w:t>
                          </w:r>
                        </w:ins>
                      </w:p>
                    </w:txbxContent>
                  </v:textbox>
                </v:shape>
              </v:group>
            </v:group>
            <v:group id="_x0000_s1122" style="position:absolute;left:1516;top:7487;width:2360;height:2013" coordorigin="1516,7487" coordsize="2360,2013">
              <v:shape id="_x0000_s1120" type="#_x0000_t32" style="position:absolute;left:2700;top:7487;width:7;height:780;flip:x" o:connectortype="straight">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21" type="#_x0000_t176" style="position:absolute;left:1516;top:8267;width:2360;height:1233">
                <v:stroke dashstyle="dash"/>
                <v:textbox style="mso-next-textbox:#_x0000_s1121">
                  <w:txbxContent>
                    <w:p w14:paraId="67D6AEC7" w14:textId="77777777" w:rsidR="0084082E" w:rsidRDefault="0084082E" w:rsidP="0084082E">
                      <w:pPr>
                        <w:spacing w:after="0" w:line="240" w:lineRule="auto"/>
                        <w:jc w:val="center"/>
                        <w:rPr>
                          <w:ins w:id="130" w:author="Mohammadali Tofighi" w:date="2023-10-31T14:28:00Z"/>
                          <w:rFonts w:ascii="Times New Roman" w:hAnsi="Times New Roman" w:cs="Times New Roman"/>
                          <w:sz w:val="20"/>
                          <w:szCs w:val="20"/>
                        </w:rPr>
                      </w:pPr>
                      <w:ins w:id="131" w:author="Mohammadali Tofighi" w:date="2023-10-31T14:28:00Z">
                        <w:r w:rsidRPr="005F05F8">
                          <w:rPr>
                            <w:rFonts w:ascii="Times New Roman" w:hAnsi="Times New Roman" w:cs="Times New Roman"/>
                            <w:sz w:val="20"/>
                            <w:szCs w:val="20"/>
                          </w:rPr>
                          <w:t>Total articles identified:</w:t>
                        </w:r>
                      </w:ins>
                    </w:p>
                    <w:p w14:paraId="31FBFCCF" w14:textId="77777777" w:rsidR="0084082E" w:rsidRPr="005E1055" w:rsidRDefault="0084082E" w:rsidP="0084082E">
                      <w:pPr>
                        <w:spacing w:after="0" w:line="240" w:lineRule="auto"/>
                        <w:jc w:val="center"/>
                        <w:rPr>
                          <w:ins w:id="132" w:author="Mohammadali Tofighi" w:date="2023-10-31T14:28:00Z"/>
                          <w:rFonts w:ascii="Times New Roman" w:hAnsi="Times New Roman" w:cs="Times New Roman"/>
                          <w:sz w:val="4"/>
                          <w:szCs w:val="4"/>
                        </w:rPr>
                      </w:pPr>
                    </w:p>
                    <w:p w14:paraId="2B1E55FC" w14:textId="77777777" w:rsidR="0084082E" w:rsidRPr="00B63932" w:rsidRDefault="0084082E" w:rsidP="0084082E">
                      <w:pPr>
                        <w:spacing w:after="0" w:line="240" w:lineRule="auto"/>
                        <w:jc w:val="center"/>
                        <w:rPr>
                          <w:ins w:id="133" w:author="Mohammadali Tofighi" w:date="2023-10-31T14:28:00Z"/>
                          <w:rFonts w:ascii="Times New Roman" w:hAnsi="Times New Roman" w:cs="Times New Roman"/>
                          <w:sz w:val="20"/>
                          <w:szCs w:val="20"/>
                        </w:rPr>
                      </w:pPr>
                      <w:ins w:id="134" w:author="Mohammadali Tofighi" w:date="2023-10-31T14:28:00Z">
                        <w:r w:rsidRPr="00114FD8">
                          <w:rPr>
                            <w:rFonts w:ascii="Times New Roman" w:hAnsi="Times New Roman" w:cs="Times New Roman"/>
                            <w:sz w:val="20"/>
                            <w:szCs w:val="20"/>
                          </w:rPr>
                          <w:t>P</w:t>
                        </w:r>
                        <w:r w:rsidRPr="00B63932">
                          <w:rPr>
                            <w:rFonts w:ascii="Times New Roman" w:hAnsi="Times New Roman" w:cs="Times New Roman"/>
                            <w:sz w:val="20"/>
                            <w:szCs w:val="20"/>
                          </w:rPr>
                          <w:t>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391)</w:t>
                        </w:r>
                      </w:ins>
                    </w:p>
                    <w:p w14:paraId="45D574A5" w14:textId="77777777" w:rsidR="0084082E" w:rsidRDefault="0084082E" w:rsidP="0084082E">
                      <w:pPr>
                        <w:spacing w:after="0" w:line="240" w:lineRule="auto"/>
                        <w:jc w:val="center"/>
                        <w:rPr>
                          <w:ins w:id="135" w:author="Mohammadali Tofighi" w:date="2023-10-31T14:28:00Z"/>
                          <w:rFonts w:ascii="Times New Roman" w:hAnsi="Times New Roman" w:cs="Times New Roman"/>
                          <w:sz w:val="20"/>
                          <w:szCs w:val="20"/>
                        </w:rPr>
                      </w:pPr>
                      <w:ins w:id="136" w:author="Mohammadali Tofighi" w:date="2023-10-31T14:28:00Z">
                        <w:r w:rsidRPr="00B63932">
                          <w:rPr>
                            <w:rFonts w:ascii="Times New Roman" w:hAnsi="Times New Roman" w:cs="Times New Roman"/>
                            <w:sz w:val="20"/>
                            <w:szCs w:val="20"/>
                          </w:rPr>
                          <w:t>OH (</w:t>
                        </w:r>
                        <w:r w:rsidRPr="00B63932">
                          <w:rPr>
                            <w:rFonts w:ascii="Times New Roman" w:hAnsi="Times New Roman" w:cs="Times New Roman"/>
                            <w:i/>
                            <w:iCs/>
                            <w:sz w:val="20"/>
                            <w:szCs w:val="20"/>
                          </w:rPr>
                          <w:t>n</w:t>
                        </w:r>
                        <w:r w:rsidRPr="00B63932">
                          <w:rPr>
                            <w:rFonts w:ascii="Times New Roman" w:hAnsi="Times New Roman" w:cs="Times New Roman"/>
                            <w:sz w:val="20"/>
                            <w:szCs w:val="20"/>
                          </w:rPr>
                          <w:t xml:space="preserve"> = 4748)</w:t>
                        </w:r>
                        <w:r w:rsidRPr="0098622E">
                          <w:rPr>
                            <w:rFonts w:ascii="Times New Roman" w:hAnsi="Times New Roman" w:cs="Times New Roman"/>
                            <w:sz w:val="20"/>
                            <w:szCs w:val="20"/>
                          </w:rPr>
                          <w:t xml:space="preserve"> </w:t>
                        </w:r>
                      </w:ins>
                    </w:p>
                    <w:p w14:paraId="28E8BE73" w14:textId="77777777" w:rsidR="0084082E" w:rsidRPr="00B63932" w:rsidRDefault="0084082E" w:rsidP="0084082E">
                      <w:pPr>
                        <w:spacing w:after="0" w:line="240" w:lineRule="auto"/>
                        <w:jc w:val="center"/>
                        <w:rPr>
                          <w:ins w:id="137" w:author="Mohammadali Tofighi" w:date="2023-10-31T14:28:00Z"/>
                          <w:rFonts w:ascii="Times New Roman" w:hAnsi="Times New Roman" w:cs="Times New Roman"/>
                          <w:sz w:val="20"/>
                          <w:szCs w:val="20"/>
                        </w:rPr>
                      </w:pPr>
                      <w:ins w:id="138" w:author="Mohammadali Tofighi" w:date="2023-10-31T14:28:00Z">
                        <w:r w:rsidRPr="00B63932">
                          <w:rPr>
                            <w:rFonts w:ascii="Times New Roman" w:hAnsi="Times New Roman" w:cs="Times New Roman"/>
                            <w:sz w:val="20"/>
                            <w:szCs w:val="20"/>
                          </w:rPr>
                          <w:t>EH (</w:t>
                        </w:r>
                        <w:r w:rsidRPr="00B63932">
                          <w:rPr>
                            <w:rFonts w:ascii="Times New Roman" w:hAnsi="Times New Roman" w:cs="Times New Roman"/>
                            <w:i/>
                            <w:iCs/>
                            <w:sz w:val="20"/>
                            <w:szCs w:val="20"/>
                          </w:rPr>
                          <w:t>n</w:t>
                        </w:r>
                        <w:r w:rsidRPr="00B63932">
                          <w:rPr>
                            <w:rFonts w:ascii="Times New Roman" w:hAnsi="Times New Roman" w:cs="Times New Roman"/>
                            <w:sz w:val="20"/>
                            <w:szCs w:val="20"/>
                          </w:rPr>
                          <w:t xml:space="preserve"> = 324)</w:t>
                        </w:r>
                      </w:ins>
                    </w:p>
                    <w:p w14:paraId="03DF19D2" w14:textId="77777777" w:rsidR="0084082E" w:rsidRPr="00B63932" w:rsidRDefault="0084082E" w:rsidP="0084082E">
                      <w:pPr>
                        <w:spacing w:after="0"/>
                        <w:jc w:val="center"/>
                        <w:rPr>
                          <w:ins w:id="139" w:author="Mohammadali Tofighi" w:date="2023-10-31T14:28:00Z"/>
                          <w:rFonts w:ascii="Times New Roman" w:hAnsi="Times New Roman" w:cs="Times New Roman"/>
                          <w:sz w:val="20"/>
                          <w:szCs w:val="20"/>
                        </w:rPr>
                      </w:pPr>
                    </w:p>
                    <w:p w14:paraId="20EE512D" w14:textId="77777777" w:rsidR="0084082E" w:rsidRPr="005F05F8" w:rsidRDefault="0084082E" w:rsidP="0084082E">
                      <w:pPr>
                        <w:spacing w:after="0"/>
                        <w:jc w:val="center"/>
                        <w:rPr>
                          <w:ins w:id="140" w:author="Mohammadali Tofighi" w:date="2023-10-31T14:28:00Z"/>
                          <w:rFonts w:ascii="Times New Roman" w:hAnsi="Times New Roman" w:cs="Times New Roman"/>
                          <w:sz w:val="20"/>
                          <w:szCs w:val="20"/>
                        </w:rPr>
                      </w:pPr>
                    </w:p>
                    <w:p w14:paraId="1FF64937" w14:textId="77777777" w:rsidR="0084082E" w:rsidRDefault="0084082E">
                      <w:pPr>
                        <w:jc w:val="center"/>
                        <w:pPrChange w:id="141" w:author="Mohammadali Tofighi" w:date="2023-10-31T14:28:00Z">
                          <w:pPr/>
                        </w:pPrChange>
                      </w:pPr>
                    </w:p>
                  </w:txbxContent>
                </v:textbox>
              </v:shape>
            </v:group>
            <v:group id="_x0000_s1123" style="position:absolute;left:3958;top:7494;width:2360;height:2013" coordorigin="1516,7487" coordsize="2360,2013">
              <v:shape id="_x0000_s1124" type="#_x0000_t32" style="position:absolute;left:2700;top:7487;width:7;height:780;flip:x" o:connectortype="straight">
                <v:stroke endarrow="block"/>
              </v:shape>
              <v:shape id="_x0000_s1125" type="#_x0000_t176" style="position:absolute;left:1516;top:8267;width:2360;height:1233">
                <v:stroke dashstyle="dash"/>
                <v:textbox style="mso-next-textbox:#_x0000_s1125">
                  <w:txbxContent>
                    <w:p w14:paraId="43E9D6EC" w14:textId="77777777" w:rsidR="0084082E" w:rsidRDefault="0084082E" w:rsidP="0084082E">
                      <w:pPr>
                        <w:spacing w:after="0" w:line="240" w:lineRule="auto"/>
                        <w:jc w:val="center"/>
                        <w:rPr>
                          <w:ins w:id="142" w:author="Mohammadali Tofighi" w:date="2023-10-31T14:29:00Z"/>
                          <w:rFonts w:ascii="Times New Roman" w:hAnsi="Times New Roman" w:cs="Times New Roman"/>
                          <w:sz w:val="20"/>
                          <w:szCs w:val="20"/>
                        </w:rPr>
                      </w:pPr>
                      <w:ins w:id="143" w:author="Mohammadali Tofighi" w:date="2023-10-31T14:29:00Z">
                        <w:r w:rsidRPr="005F05F8">
                          <w:rPr>
                            <w:rFonts w:ascii="Times New Roman" w:hAnsi="Times New Roman" w:cs="Times New Roman"/>
                            <w:sz w:val="20"/>
                            <w:szCs w:val="20"/>
                          </w:rPr>
                          <w:t>Excluded articles</w:t>
                        </w:r>
                        <w:r>
                          <w:rPr>
                            <w:rFonts w:ascii="Times New Roman" w:hAnsi="Times New Roman" w:cs="Times New Roman"/>
                            <w:sz w:val="20"/>
                            <w:szCs w:val="20"/>
                          </w:rPr>
                          <w:t>:</w:t>
                        </w:r>
                      </w:ins>
                    </w:p>
                    <w:p w14:paraId="7CE6E503" w14:textId="77777777" w:rsidR="0084082E" w:rsidRPr="005E1055" w:rsidRDefault="0084082E" w:rsidP="0084082E">
                      <w:pPr>
                        <w:spacing w:after="0" w:line="240" w:lineRule="auto"/>
                        <w:jc w:val="center"/>
                        <w:rPr>
                          <w:ins w:id="144" w:author="Mohammadali Tofighi" w:date="2023-10-31T14:29:00Z"/>
                          <w:rFonts w:ascii="Times New Roman" w:hAnsi="Times New Roman" w:cs="Times New Roman"/>
                          <w:sz w:val="4"/>
                          <w:szCs w:val="4"/>
                        </w:rPr>
                      </w:pPr>
                    </w:p>
                    <w:p w14:paraId="40EC96A8" w14:textId="77777777" w:rsidR="0084082E" w:rsidRDefault="0084082E" w:rsidP="0084082E">
                      <w:pPr>
                        <w:spacing w:after="0" w:line="240" w:lineRule="auto"/>
                        <w:jc w:val="center"/>
                        <w:rPr>
                          <w:ins w:id="145" w:author="Mohammadali Tofighi" w:date="2023-10-31T14:29:00Z"/>
                          <w:rFonts w:ascii="Times New Roman" w:hAnsi="Times New Roman" w:cs="Times New Roman"/>
                          <w:sz w:val="20"/>
                          <w:szCs w:val="20"/>
                        </w:rPr>
                      </w:pPr>
                      <w:ins w:id="146" w:author="Mohammadali Tofighi" w:date="2023-10-31T14:29:00Z">
                        <w:r w:rsidRPr="00B63932">
                          <w:rPr>
                            <w:rFonts w:ascii="Times New Roman" w:hAnsi="Times New Roman" w:cs="Times New Roman"/>
                            <w:sz w:val="20"/>
                            <w:szCs w:val="20"/>
                          </w:rPr>
                          <w:t>PH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178)</w:t>
                        </w:r>
                        <w:r>
                          <w:rPr>
                            <w:rFonts w:ascii="Times New Roman" w:hAnsi="Times New Roman" w:cs="Times New Roman"/>
                            <w:sz w:val="20"/>
                            <w:szCs w:val="20"/>
                          </w:rPr>
                          <w:t xml:space="preserve"> </w:t>
                        </w:r>
                      </w:ins>
                    </w:p>
                    <w:p w14:paraId="4F5C7A88" w14:textId="77777777" w:rsidR="0084082E" w:rsidRDefault="0084082E" w:rsidP="0084082E">
                      <w:pPr>
                        <w:spacing w:after="0" w:line="240" w:lineRule="auto"/>
                        <w:jc w:val="center"/>
                        <w:rPr>
                          <w:ins w:id="147" w:author="Mohammadali Tofighi" w:date="2023-10-31T14:29:00Z"/>
                          <w:rFonts w:ascii="Times New Roman" w:hAnsi="Times New Roman" w:cs="Times New Roman"/>
                          <w:sz w:val="20"/>
                          <w:szCs w:val="20"/>
                        </w:rPr>
                      </w:pPr>
                      <w:ins w:id="148" w:author="Mohammadali Tofighi" w:date="2023-10-31T14:29:00Z">
                        <w:r w:rsidRPr="00B63932">
                          <w:rPr>
                            <w:rFonts w:ascii="Times New Roman" w:hAnsi="Times New Roman" w:cs="Times New Roman"/>
                            <w:sz w:val="20"/>
                            <w:szCs w:val="20"/>
                          </w:rPr>
                          <w:t>OH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379)</w:t>
                        </w:r>
                        <w:r>
                          <w:rPr>
                            <w:rFonts w:ascii="Times New Roman" w:hAnsi="Times New Roman" w:cs="Times New Roman"/>
                            <w:sz w:val="20"/>
                            <w:szCs w:val="20"/>
                          </w:rPr>
                          <w:t xml:space="preserve"> </w:t>
                        </w:r>
                      </w:ins>
                    </w:p>
                    <w:p w14:paraId="29D58288" w14:textId="77777777" w:rsidR="0084082E" w:rsidRPr="00B63932" w:rsidRDefault="0084082E" w:rsidP="0084082E">
                      <w:pPr>
                        <w:spacing w:after="0" w:line="240" w:lineRule="auto"/>
                        <w:jc w:val="center"/>
                        <w:rPr>
                          <w:ins w:id="149" w:author="Mohammadali Tofighi" w:date="2023-10-31T14:29:00Z"/>
                          <w:rFonts w:ascii="Times New Roman" w:hAnsi="Times New Roman" w:cs="Times New Roman"/>
                          <w:sz w:val="20"/>
                          <w:szCs w:val="20"/>
                        </w:rPr>
                      </w:pPr>
                      <w:ins w:id="150" w:author="Mohammadali Tofighi" w:date="2023-10-31T14:29:00Z">
                        <w:r w:rsidRPr="00B63932">
                          <w:rPr>
                            <w:rFonts w:ascii="Times New Roman" w:hAnsi="Times New Roman" w:cs="Times New Roman"/>
                            <w:sz w:val="20"/>
                            <w:szCs w:val="20"/>
                          </w:rPr>
                          <w:t>EH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125)</w:t>
                        </w:r>
                      </w:ins>
                    </w:p>
                    <w:p w14:paraId="102F0FEE" w14:textId="77777777" w:rsidR="0084082E" w:rsidRDefault="0084082E">
                      <w:pPr>
                        <w:jc w:val="center"/>
                        <w:pPrChange w:id="151" w:author="Mohammadali Tofighi" w:date="2023-10-31T14:28:00Z">
                          <w:pPr/>
                        </w:pPrChange>
                      </w:pPr>
                    </w:p>
                  </w:txbxContent>
                </v:textbox>
              </v:shape>
            </v:group>
            <v:group id="_x0000_s1126" style="position:absolute;left:6357;top:7494;width:2360;height:2013" coordorigin="1516,7487" coordsize="2360,2013">
              <v:shape id="_x0000_s1127" type="#_x0000_t32" style="position:absolute;left:2700;top:7487;width:7;height:780;flip:x" o:connectortype="straight">
                <v:stroke endarrow="block"/>
              </v:shape>
              <v:shape id="_x0000_s1128" type="#_x0000_t176" style="position:absolute;left:1516;top:8267;width:2360;height:1233">
                <v:stroke dashstyle="dash"/>
                <v:textbox style="mso-next-textbox:#_x0000_s1128">
                  <w:txbxContent>
                    <w:p w14:paraId="3E3FBE0B" w14:textId="1EE36198" w:rsidR="0084082E" w:rsidRDefault="0084082E" w:rsidP="0084082E">
                      <w:pPr>
                        <w:spacing w:after="0" w:line="240" w:lineRule="auto"/>
                        <w:jc w:val="center"/>
                        <w:rPr>
                          <w:ins w:id="152" w:author="Mohammadali Tofighi" w:date="2023-10-31T14:30:00Z"/>
                          <w:rFonts w:ascii="Times New Roman" w:hAnsi="Times New Roman" w:cs="Times New Roman"/>
                          <w:sz w:val="20"/>
                          <w:szCs w:val="20"/>
                        </w:rPr>
                      </w:pPr>
                      <w:ins w:id="153" w:author="Mohammadali Tofighi" w:date="2023-10-31T14:30:00Z">
                        <w:r>
                          <w:rPr>
                            <w:rFonts w:ascii="Times New Roman" w:hAnsi="Times New Roman" w:cs="Times New Roman"/>
                            <w:sz w:val="20"/>
                            <w:szCs w:val="20"/>
                          </w:rPr>
                          <w:t>E</w:t>
                        </w:r>
                        <w:r w:rsidRPr="005F05F8">
                          <w:rPr>
                            <w:rFonts w:ascii="Times New Roman" w:hAnsi="Times New Roman" w:cs="Times New Roman"/>
                            <w:sz w:val="20"/>
                            <w:szCs w:val="20"/>
                          </w:rPr>
                          <w:t>ligible articles</w:t>
                        </w:r>
                        <w:r>
                          <w:rPr>
                            <w:rFonts w:ascii="Times New Roman" w:hAnsi="Times New Roman" w:cs="Times New Roman"/>
                            <w:sz w:val="20"/>
                            <w:szCs w:val="20"/>
                          </w:rPr>
                          <w:t>:</w:t>
                        </w:r>
                        <w:r w:rsidRPr="00B63932">
                          <w:rPr>
                            <w:rFonts w:ascii="Times New Roman" w:hAnsi="Times New Roman" w:cs="Times New Roman"/>
                            <w:sz w:val="20"/>
                            <w:szCs w:val="20"/>
                          </w:rPr>
                          <w:t xml:space="preserve"> </w:t>
                        </w:r>
                      </w:ins>
                    </w:p>
                    <w:p w14:paraId="2E6A8D54" w14:textId="77777777" w:rsidR="0084082E" w:rsidRDefault="0084082E" w:rsidP="0084082E">
                      <w:pPr>
                        <w:spacing w:after="0" w:line="240" w:lineRule="auto"/>
                        <w:jc w:val="center"/>
                        <w:rPr>
                          <w:ins w:id="154" w:author="Mohammadali Tofighi" w:date="2023-10-31T14:30:00Z"/>
                          <w:rFonts w:ascii="Times New Roman" w:hAnsi="Times New Roman" w:cs="Times New Roman"/>
                          <w:sz w:val="20"/>
                          <w:szCs w:val="20"/>
                        </w:rPr>
                      </w:pPr>
                      <w:ins w:id="155" w:author="Mohammadali Tofighi" w:date="2023-10-31T14:30:00Z">
                        <w:r w:rsidRPr="00B63932">
                          <w:rPr>
                            <w:rFonts w:ascii="Times New Roman" w:hAnsi="Times New Roman" w:cs="Times New Roman"/>
                            <w:sz w:val="20"/>
                            <w:szCs w:val="20"/>
                          </w:rPr>
                          <w:t>PH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51)</w:t>
                        </w:r>
                        <w:r>
                          <w:rPr>
                            <w:rFonts w:ascii="Times New Roman" w:hAnsi="Times New Roman" w:cs="Times New Roman"/>
                            <w:sz w:val="20"/>
                            <w:szCs w:val="20"/>
                          </w:rPr>
                          <w:t xml:space="preserve"> </w:t>
                        </w:r>
                      </w:ins>
                    </w:p>
                    <w:p w14:paraId="48BCA77B" w14:textId="77777777" w:rsidR="0084082E" w:rsidRDefault="0084082E" w:rsidP="0084082E">
                      <w:pPr>
                        <w:spacing w:after="0" w:line="240" w:lineRule="auto"/>
                        <w:jc w:val="center"/>
                        <w:rPr>
                          <w:ins w:id="156" w:author="Mohammadali Tofighi" w:date="2023-10-31T14:30:00Z"/>
                          <w:rFonts w:ascii="Times New Roman" w:hAnsi="Times New Roman" w:cs="Times New Roman"/>
                          <w:sz w:val="20"/>
                          <w:szCs w:val="20"/>
                        </w:rPr>
                      </w:pPr>
                      <w:ins w:id="157" w:author="Mohammadali Tofighi" w:date="2023-10-31T14:30:00Z">
                        <w:r w:rsidRPr="00B63932">
                          <w:rPr>
                            <w:rFonts w:ascii="Times New Roman" w:hAnsi="Times New Roman" w:cs="Times New Roman"/>
                            <w:sz w:val="20"/>
                            <w:szCs w:val="20"/>
                          </w:rPr>
                          <w:t>OH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228)</w:t>
                        </w:r>
                        <w:r>
                          <w:rPr>
                            <w:rFonts w:ascii="Times New Roman" w:hAnsi="Times New Roman" w:cs="Times New Roman"/>
                            <w:sz w:val="20"/>
                            <w:szCs w:val="20"/>
                          </w:rPr>
                          <w:t xml:space="preserve"> </w:t>
                        </w:r>
                      </w:ins>
                    </w:p>
                    <w:p w14:paraId="0871FCF8" w14:textId="77777777" w:rsidR="0084082E" w:rsidRPr="00B63932" w:rsidRDefault="0084082E" w:rsidP="0084082E">
                      <w:pPr>
                        <w:spacing w:after="0" w:line="240" w:lineRule="auto"/>
                        <w:jc w:val="center"/>
                        <w:rPr>
                          <w:ins w:id="158" w:author="Mohammadali Tofighi" w:date="2023-10-31T14:30:00Z"/>
                          <w:rFonts w:ascii="Times New Roman" w:hAnsi="Times New Roman" w:cs="Times New Roman"/>
                          <w:sz w:val="20"/>
                          <w:szCs w:val="20"/>
                        </w:rPr>
                      </w:pPr>
                      <w:ins w:id="159" w:author="Mohammadali Tofighi" w:date="2023-10-31T14:30:00Z">
                        <w:r w:rsidRPr="00B63932">
                          <w:rPr>
                            <w:rFonts w:ascii="Times New Roman" w:hAnsi="Times New Roman" w:cs="Times New Roman"/>
                            <w:sz w:val="20"/>
                            <w:szCs w:val="20"/>
                          </w:rPr>
                          <w:t>EH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47)</w:t>
                        </w:r>
                      </w:ins>
                    </w:p>
                    <w:p w14:paraId="18025D0F" w14:textId="77777777" w:rsidR="0084082E" w:rsidRPr="005F05F8" w:rsidRDefault="0084082E" w:rsidP="0084082E">
                      <w:pPr>
                        <w:rPr>
                          <w:ins w:id="160" w:author="Mohammadali Tofighi" w:date="2023-10-31T14:30:00Z"/>
                          <w:rFonts w:ascii="Times New Roman" w:hAnsi="Times New Roman" w:cs="Times New Roman"/>
                          <w:sz w:val="20"/>
                          <w:szCs w:val="20"/>
                        </w:rPr>
                      </w:pPr>
                    </w:p>
                    <w:p w14:paraId="2DB8CD4F" w14:textId="77777777" w:rsidR="0084082E" w:rsidRPr="005F05F8" w:rsidRDefault="0084082E" w:rsidP="0084082E">
                      <w:pPr>
                        <w:jc w:val="center"/>
                        <w:rPr>
                          <w:ins w:id="161" w:author="Mohammadali Tofighi" w:date="2023-10-31T14:30:00Z"/>
                          <w:rFonts w:ascii="Times New Roman" w:hAnsi="Times New Roman" w:cs="Times New Roman"/>
                          <w:sz w:val="20"/>
                          <w:szCs w:val="20"/>
                        </w:rPr>
                      </w:pPr>
                      <w:ins w:id="162" w:author="Mohammadali Tofighi" w:date="2023-10-31T14:30:00Z">
                        <w:r>
                          <w:rPr>
                            <w:rFonts w:ascii="Times New Roman" w:hAnsi="Times New Roman" w:cs="Times New Roman"/>
                            <w:sz w:val="20"/>
                            <w:szCs w:val="20"/>
                          </w:rPr>
                          <w:t xml:space="preserve">              </w:t>
                        </w:r>
                        <w:r w:rsidRPr="005F05F8">
                          <w:rPr>
                            <w:rFonts w:ascii="Times New Roman" w:hAnsi="Times New Roman" w:cs="Times New Roman"/>
                            <w:sz w:val="20"/>
                            <w:szCs w:val="20"/>
                          </w:rPr>
                          <w:t xml:space="preserve"> </w:t>
                        </w:r>
                      </w:ins>
                    </w:p>
                    <w:p w14:paraId="4A6C0225" w14:textId="77777777" w:rsidR="0084082E" w:rsidRDefault="0084082E">
                      <w:pPr>
                        <w:jc w:val="center"/>
                        <w:pPrChange w:id="163" w:author="Mohammadali Tofighi" w:date="2023-10-31T14:28:00Z">
                          <w:pPr/>
                        </w:pPrChange>
                      </w:pPr>
                    </w:p>
                  </w:txbxContent>
                </v:textbox>
              </v:shape>
            </v:group>
            <v:group id="_x0000_s1129" style="position:absolute;left:8745;top:7494;width:2360;height:2013" coordorigin="1516,7487" coordsize="2360,2013">
              <v:shape id="_x0000_s1130" type="#_x0000_t32" style="position:absolute;left:2700;top:7487;width:7;height:780;flip:x" o:connectortype="straight">
                <v:stroke endarrow="block"/>
              </v:shape>
              <v:shape id="_x0000_s1131" type="#_x0000_t176" style="position:absolute;left:1516;top:8267;width:2360;height:1233">
                <v:stroke dashstyle="dash"/>
                <v:textbox style="mso-next-textbox:#_x0000_s1131">
                  <w:txbxContent>
                    <w:p w14:paraId="3905A414" w14:textId="79CF0C21" w:rsidR="0084082E" w:rsidRDefault="0084082E" w:rsidP="0084082E">
                      <w:pPr>
                        <w:spacing w:after="0" w:line="240" w:lineRule="auto"/>
                        <w:jc w:val="center"/>
                        <w:rPr>
                          <w:ins w:id="164" w:author="Mohammadali Tofighi" w:date="2023-10-31T14:30:00Z"/>
                          <w:rFonts w:ascii="Times New Roman" w:hAnsi="Times New Roman" w:cs="Times New Roman"/>
                          <w:sz w:val="20"/>
                          <w:szCs w:val="20"/>
                        </w:rPr>
                      </w:pPr>
                      <w:ins w:id="165" w:author="Mohammadali Tofighi" w:date="2023-10-31T14:30:00Z">
                        <w:r>
                          <w:rPr>
                            <w:rFonts w:ascii="Times New Roman" w:hAnsi="Times New Roman" w:cs="Times New Roman"/>
                            <w:sz w:val="20"/>
                            <w:szCs w:val="20"/>
                          </w:rPr>
                          <w:t>R</w:t>
                        </w:r>
                        <w:r w:rsidRPr="005F05F8">
                          <w:rPr>
                            <w:rFonts w:ascii="Times New Roman" w:hAnsi="Times New Roman" w:cs="Times New Roman"/>
                            <w:sz w:val="20"/>
                            <w:szCs w:val="20"/>
                          </w:rPr>
                          <w:t>eview</w:t>
                        </w:r>
                        <w:r>
                          <w:rPr>
                            <w:rFonts w:ascii="Times New Roman" w:hAnsi="Times New Roman" w:cs="Times New Roman"/>
                            <w:sz w:val="20"/>
                            <w:szCs w:val="20"/>
                          </w:rPr>
                          <w:t>ed articles</w:t>
                        </w:r>
                        <w:r w:rsidRPr="005F05F8">
                          <w:rPr>
                            <w:rFonts w:ascii="Times New Roman" w:hAnsi="Times New Roman" w:cs="Times New Roman"/>
                            <w:sz w:val="20"/>
                            <w:szCs w:val="20"/>
                          </w:rPr>
                          <w:t>:</w:t>
                        </w:r>
                      </w:ins>
                      <w:ins w:id="166" w:author="Mohammadali Tofighi" w:date="2023-10-31T14:31:00Z">
                        <w:r>
                          <w:rPr>
                            <w:rFonts w:ascii="Times New Roman" w:hAnsi="Times New Roman" w:cs="Times New Roman"/>
                            <w:sz w:val="20"/>
                            <w:szCs w:val="20"/>
                          </w:rPr>
                          <w:br/>
                        </w:r>
                      </w:ins>
                      <w:ins w:id="167" w:author="Mohammadali Tofighi" w:date="2023-10-31T14:30:00Z">
                        <w:r w:rsidRPr="00B63932">
                          <w:rPr>
                            <w:rFonts w:ascii="Times New Roman" w:hAnsi="Times New Roman" w:cs="Times New Roman"/>
                            <w:sz w:val="20"/>
                            <w:szCs w:val="20"/>
                          </w:rPr>
                          <w:t>PH (</w:t>
                        </w:r>
                        <w:r w:rsidRPr="00ED25FB">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51)</w:t>
                        </w:r>
                        <w:r>
                          <w:rPr>
                            <w:rFonts w:ascii="Times New Roman" w:hAnsi="Times New Roman" w:cs="Times New Roman"/>
                            <w:sz w:val="20"/>
                            <w:szCs w:val="20"/>
                          </w:rPr>
                          <w:t xml:space="preserve"> </w:t>
                        </w:r>
                      </w:ins>
                    </w:p>
                    <w:p w14:paraId="28747580" w14:textId="77777777" w:rsidR="0084082E" w:rsidRDefault="0084082E" w:rsidP="0084082E">
                      <w:pPr>
                        <w:spacing w:after="0" w:line="240" w:lineRule="auto"/>
                        <w:jc w:val="center"/>
                        <w:rPr>
                          <w:ins w:id="168" w:author="Mohammadali Tofighi" w:date="2023-10-31T14:30:00Z"/>
                          <w:rFonts w:ascii="Times New Roman" w:hAnsi="Times New Roman" w:cs="Times New Roman"/>
                          <w:sz w:val="20"/>
                          <w:szCs w:val="20"/>
                        </w:rPr>
                      </w:pPr>
                      <w:ins w:id="169" w:author="Mohammadali Tofighi" w:date="2023-10-31T14:30:00Z">
                        <w:r w:rsidRPr="00B63932">
                          <w:rPr>
                            <w:rFonts w:ascii="Times New Roman" w:hAnsi="Times New Roman" w:cs="Times New Roman"/>
                            <w:sz w:val="20"/>
                            <w:szCs w:val="20"/>
                          </w:rPr>
                          <w:t>OH (</w:t>
                        </w:r>
                        <w:r w:rsidRPr="00ED25FB">
                          <w:rPr>
                            <w:rFonts w:ascii="Times New Roman" w:hAnsi="Times New Roman" w:cs="Times New Roman"/>
                            <w:i/>
                            <w:iCs/>
                            <w:sz w:val="20"/>
                            <w:szCs w:val="20"/>
                          </w:rPr>
                          <w:t>n</w:t>
                        </w:r>
                        <w:r w:rsidRPr="00B63932">
                          <w:rPr>
                            <w:rFonts w:ascii="Times New Roman" w:hAnsi="Times New Roman" w:cs="Times New Roman"/>
                            <w:sz w:val="20"/>
                            <w:szCs w:val="20"/>
                          </w:rPr>
                          <w:t xml:space="preserve"> = 228</w:t>
                        </w:r>
                        <w:r>
                          <w:rPr>
                            <w:rFonts w:ascii="Times New Roman" w:hAnsi="Times New Roman" w:cs="Times New Roman"/>
                            <w:sz w:val="20"/>
                            <w:szCs w:val="20"/>
                          </w:rPr>
                          <w:t xml:space="preserve">) </w:t>
                        </w:r>
                      </w:ins>
                    </w:p>
                    <w:p w14:paraId="16CC6800" w14:textId="77777777" w:rsidR="0084082E" w:rsidRPr="005F05F8" w:rsidRDefault="0084082E" w:rsidP="0084082E">
                      <w:pPr>
                        <w:spacing w:after="0" w:line="240" w:lineRule="auto"/>
                        <w:jc w:val="center"/>
                        <w:rPr>
                          <w:ins w:id="170" w:author="Mohammadali Tofighi" w:date="2023-10-31T14:30:00Z"/>
                          <w:rFonts w:ascii="Times New Roman" w:hAnsi="Times New Roman" w:cs="Times New Roman"/>
                          <w:sz w:val="20"/>
                          <w:szCs w:val="20"/>
                        </w:rPr>
                      </w:pPr>
                      <w:ins w:id="171" w:author="Mohammadali Tofighi" w:date="2023-10-31T14:30:00Z">
                        <w:r w:rsidRPr="00B63932">
                          <w:rPr>
                            <w:rFonts w:ascii="Times New Roman" w:hAnsi="Times New Roman" w:cs="Times New Roman"/>
                            <w:sz w:val="20"/>
                            <w:szCs w:val="20"/>
                          </w:rPr>
                          <w:t>EH (</w:t>
                        </w:r>
                        <w:r w:rsidRPr="00ED25FB">
                          <w:rPr>
                            <w:rFonts w:ascii="Times New Roman" w:hAnsi="Times New Roman" w:cs="Times New Roman"/>
                            <w:i/>
                            <w:iCs/>
                            <w:sz w:val="20"/>
                            <w:szCs w:val="20"/>
                          </w:rPr>
                          <w:t>n</w:t>
                        </w:r>
                        <w:r w:rsidRPr="00B63932">
                          <w:rPr>
                            <w:rFonts w:ascii="Times New Roman" w:hAnsi="Times New Roman" w:cs="Times New Roman"/>
                            <w:sz w:val="20"/>
                            <w:szCs w:val="20"/>
                          </w:rPr>
                          <w:t xml:space="preserve"> = 47)</w:t>
                        </w:r>
                        <w:r>
                          <w:rPr>
                            <w:rFonts w:ascii="Times New Roman" w:hAnsi="Times New Roman" w:cs="Times New Roman"/>
                            <w:sz w:val="20"/>
                            <w:szCs w:val="20"/>
                          </w:rPr>
                          <w:t xml:space="preserve"> </w:t>
                        </w:r>
                      </w:ins>
                    </w:p>
                    <w:p w14:paraId="7E926911" w14:textId="77777777" w:rsidR="0084082E" w:rsidRDefault="0084082E">
                      <w:pPr>
                        <w:jc w:val="center"/>
                        <w:pPrChange w:id="172" w:author="Mohammadali Tofighi" w:date="2023-10-31T14:28:00Z">
                          <w:pPr/>
                        </w:pPrChange>
                      </w:pPr>
                    </w:p>
                  </w:txbxContent>
                </v:textbox>
              </v:shape>
            </v:group>
            <w10:anchorlock/>
          </v:group>
        </w:pict>
      </w:r>
    </w:p>
    <w:p w14:paraId="6C2453A8" w14:textId="718EE38A" w:rsidR="00F63977" w:rsidRPr="00934F5E" w:rsidDel="0084082E" w:rsidRDefault="00000000" w:rsidP="00AF3607">
      <w:pPr>
        <w:pStyle w:val="ListParagraph"/>
        <w:spacing w:line="240" w:lineRule="auto"/>
        <w:ind w:left="0"/>
        <w:jc w:val="both"/>
        <w:rPr>
          <w:del w:id="173" w:author="Mohammadali Tofighi" w:date="2023-10-31T14:32:00Z"/>
          <w:rFonts w:ascii="Times New Roman" w:hAnsi="Times New Roman" w:cs="Times New Roman"/>
          <w:sz w:val="24"/>
          <w:szCs w:val="24"/>
        </w:rPr>
      </w:pPr>
      <w:del w:id="174" w:author="Mohammadali Tofighi" w:date="2023-10-31T14:32:00Z">
        <w:r>
          <w:pict w14:anchorId="4C0B3D62">
            <v:group id="Group 143385" o:spid="_x0000_s1046" style="width:434.4pt;height:157.5pt;mso-position-horizontal-relative:char;mso-position-vertical-relative:line" coordsize="55168,20002">
              <v:group id="Group 143384" o:spid="_x0000_s1047" style="position:absolute;left:12268;top:3924;width:32101;height:76" coordsize="32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">
                <v:shape id="Straight Arrow Connector 36" o:spid="_x0000_s1048" type="#_x0000_t32" style="position:absolute;width:4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" strokecolor="black [3213]" strokeweight=".5pt">
                  <v:stroke endarrow="block" joinstyle="miter"/>
                </v:shape>
                <v:shape id="Straight Arrow Connector 37" o:spid="_x0000_s1049" type="#_x0000_t32" style="position:absolute;left:14097;top:76;width:4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8" o:spid="_x0000_s1050" type="#_x0000_t32" style="position:absolute;left:27736;width:4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" strokecolor="black [3213]" strokeweight=".5pt">
                  <v:stroke endarrow="block" joinstyle="miter"/>
                </v:shape>
              </v:group>
              <v:group id="Group 143383" o:spid="_x0000_s1051" style="position:absolute;width:55168;height:20002" coordsize="55168,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">
                <v:shape id="Straight Arrow Connector 29" o:spid="_x0000_s1052" type="#_x0000_t32" style="position:absolute;left:7696;top:7277;width:0;height:2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" strokecolor="windowText" strokeweight=".5pt">
                  <v:stroke endarrow="block" joinstyle="miter"/>
                </v:shape>
                <v:group id="Group 143382" o:spid="_x0000_s1053" style="position:absolute;width:55168;height:20002" coordsize="55168,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">
                  <v:group id="Group 143362" o:spid="_x0000_s1054" style="position:absolute;width:15587;height:7302" coordorigin="-152" coordsize="15589,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">
                    <v:shape id="Text Box 18" o:spid="_x0000_s1055" type="#_x0000_t9" style="position:absolute;left:4355;top:-1303;width:6474;height:907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" fillcolor="#c3c3c3 [2166]" strokecolor="#a5a5a5 [3206]" strokeweight=".5pt">
                      <v:fill color2="#b6b6b6 [2614]" rotate="t" colors="0 #d2d2d2;.5 #c8c8c8;1 silver" focus="100%" type="gradient">
                        <o:fill v:ext="view" type="gradientUnscaled"/>
                      </v:fill>
                      <v:stroke dashstyle="dash"/>
                      <v:textbox style="layout-flow:vertical;mso-layout-flow-alt:bottom-to-top;mso-next-textbox:#Text Box 18">
                        <w:txbxContent>
                          <w:p w14:paraId="147AE384"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- 1</w:t>
                            </w:r>
                          </w:p>
                        </w:txbxContent>
                      </v:textbox>
                    </v:shape>
                    <v:roundrect id="Text Box 14" o:spid="_x0000_s1056" style="position:absolute;left:5764;top:-3106;width:3756;height:1558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" filled="f" stroked="f" strokeweight=".5pt">
                      <v:textbox style="layout-flow:vertical;mso-layout-flow-alt:bottom-to-top;mso-next-textbox:#Text Box 14">
                        <w:txbxContent>
                          <w:p w14:paraId="4976F1AE"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Identification</w:t>
                            </w:r>
                          </w:p>
                        </w:txbxContent>
                      </v:textbox>
                    </v:roundrect>
                  </v:group>
                  <v:group id="Group 143381" o:spid="_x0000_s1057" style="position:absolute;left:1219;width:53949;height:20002" coordsize="53949,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">
                    <v:roundrect id="Text Box 20" o:spid="_x0000_s1058" style="position:absolute;top:9867;width:12754;height:100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" fillcolor="window" strokeweight=".5pt">
                      <v:stroke dashstyle="dash"/>
                      <v:textbox style="mso-next-textbox:#Text Box 20">
                        <w:txbxContent>
                          <w:p w14:paraId="732278EC" w14:textId="77777777" w:rsidR="005544F6" w:rsidRDefault="005544F6" w:rsidP="005544F6">
                            <w:pPr>
                              <w:spacing w:after="0" w:line="240" w:lineRule="auto"/>
                              <w:jc w:val="center"/>
                              <w:rPr>
                                <w:rFonts w:ascii="Times New Roman" w:hAnsi="Times New Roman" w:cs="Times New Roman"/>
                                <w:sz w:val="20"/>
                                <w:szCs w:val="20"/>
                              </w:rPr>
                            </w:pPr>
                            <w:r w:rsidRPr="005F05F8">
                              <w:rPr>
                                <w:rFonts w:ascii="Times New Roman" w:hAnsi="Times New Roman" w:cs="Times New Roman"/>
                                <w:sz w:val="20"/>
                                <w:szCs w:val="20"/>
                              </w:rPr>
                              <w:t>Total articles identified:</w:t>
                            </w:r>
                          </w:p>
                          <w:p w14:paraId="0C85F856" w14:textId="77777777" w:rsidR="005544F6" w:rsidRPr="005E1055" w:rsidRDefault="005544F6" w:rsidP="005544F6">
                            <w:pPr>
                              <w:spacing w:after="0" w:line="240" w:lineRule="auto"/>
                              <w:jc w:val="center"/>
                              <w:rPr>
                                <w:rFonts w:ascii="Times New Roman" w:hAnsi="Times New Roman" w:cs="Times New Roman"/>
                                <w:sz w:val="4"/>
                                <w:szCs w:val="4"/>
                              </w:rPr>
                            </w:pPr>
                          </w:p>
                          <w:p w14:paraId="0A94C5CD" w14:textId="77777777" w:rsidR="005544F6" w:rsidRPr="00B63932" w:rsidRDefault="005544F6" w:rsidP="005544F6">
                            <w:pPr>
                              <w:spacing w:after="0" w:line="240" w:lineRule="auto"/>
                              <w:jc w:val="center"/>
                              <w:rPr>
                                <w:rFonts w:ascii="Times New Roman" w:hAnsi="Times New Roman" w:cs="Times New Roman"/>
                                <w:sz w:val="20"/>
                                <w:szCs w:val="20"/>
                              </w:rPr>
                            </w:pPr>
                            <w:r w:rsidRPr="00114FD8">
                              <w:rPr>
                                <w:rFonts w:ascii="Times New Roman" w:hAnsi="Times New Roman" w:cs="Times New Roman"/>
                                <w:sz w:val="20"/>
                                <w:szCs w:val="20"/>
                              </w:rPr>
                              <w:t>P</w:t>
                            </w:r>
                            <w:r w:rsidRPr="00B63932">
                              <w:rPr>
                                <w:rFonts w:ascii="Times New Roman" w:hAnsi="Times New Roman" w:cs="Times New Roman"/>
                                <w:sz w:val="20"/>
                                <w:szCs w:val="20"/>
                              </w:rPr>
                              <w:t>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391)</w:t>
                            </w:r>
                          </w:p>
                          <w:p w14:paraId="0874F2B0"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B63932">
                              <w:rPr>
                                <w:rFonts w:ascii="Times New Roman" w:hAnsi="Times New Roman" w:cs="Times New Roman"/>
                                <w:i/>
                                <w:iCs/>
                                <w:sz w:val="20"/>
                                <w:szCs w:val="20"/>
                              </w:rPr>
                              <w:t>n</w:t>
                            </w:r>
                            <w:r w:rsidRPr="00B63932">
                              <w:rPr>
                                <w:rFonts w:ascii="Times New Roman" w:hAnsi="Times New Roman" w:cs="Times New Roman"/>
                                <w:sz w:val="20"/>
                                <w:szCs w:val="20"/>
                              </w:rPr>
                              <w:t xml:space="preserve"> = 4748)</w:t>
                            </w:r>
                            <w:r w:rsidRPr="0098622E">
                              <w:rPr>
                                <w:rFonts w:ascii="Times New Roman" w:hAnsi="Times New Roman" w:cs="Times New Roman"/>
                                <w:sz w:val="20"/>
                                <w:szCs w:val="20"/>
                              </w:rPr>
                              <w:t xml:space="preserve"> </w:t>
                            </w:r>
                          </w:p>
                          <w:p w14:paraId="098EF9AC" w14:textId="77777777" w:rsidR="005544F6" w:rsidRPr="00B63932"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B63932">
                              <w:rPr>
                                <w:rFonts w:ascii="Times New Roman" w:hAnsi="Times New Roman" w:cs="Times New Roman"/>
                                <w:i/>
                                <w:iCs/>
                                <w:sz w:val="20"/>
                                <w:szCs w:val="20"/>
                              </w:rPr>
                              <w:t>n</w:t>
                            </w:r>
                            <w:r w:rsidRPr="00B63932">
                              <w:rPr>
                                <w:rFonts w:ascii="Times New Roman" w:hAnsi="Times New Roman" w:cs="Times New Roman"/>
                                <w:sz w:val="20"/>
                                <w:szCs w:val="20"/>
                              </w:rPr>
                              <w:t xml:space="preserve"> = 324)</w:t>
                            </w:r>
                          </w:p>
                          <w:p w14:paraId="4D0CE3A5" w14:textId="77777777" w:rsidR="005544F6" w:rsidRPr="00B63932" w:rsidRDefault="005544F6" w:rsidP="005544F6">
                            <w:pPr>
                              <w:spacing w:after="0"/>
                              <w:jc w:val="center"/>
                              <w:rPr>
                                <w:rFonts w:ascii="Times New Roman" w:hAnsi="Times New Roman" w:cs="Times New Roman"/>
                                <w:sz w:val="20"/>
                                <w:szCs w:val="20"/>
                              </w:rPr>
                            </w:pPr>
                          </w:p>
                          <w:p w14:paraId="02861892" w14:textId="77777777" w:rsidR="005544F6" w:rsidRPr="005F05F8" w:rsidRDefault="005544F6" w:rsidP="005544F6">
                            <w:pPr>
                              <w:spacing w:after="0"/>
                              <w:jc w:val="center"/>
                              <w:rPr>
                                <w:rFonts w:ascii="Times New Roman" w:hAnsi="Times New Roman" w:cs="Times New Roman"/>
                                <w:sz w:val="20"/>
                                <w:szCs w:val="20"/>
                              </w:rPr>
                            </w:pPr>
                          </w:p>
                        </w:txbxContent>
                      </v:textbox>
                    </v:roundrect>
                    <v:roundrect id="Text Box 23" o:spid="_x0000_s1059" style="position:absolute;left:13716;top:9944;width:12420;height:99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" fillcolor="window" strokeweight=".5pt">
                      <v:stroke dashstyle="dash"/>
                      <v:textbox style="mso-next-textbox:#Text Box 23">
                        <w:txbxContent>
                          <w:p w14:paraId="6D695488" w14:textId="77777777" w:rsidR="005544F6" w:rsidRDefault="005544F6" w:rsidP="005544F6">
                            <w:pPr>
                              <w:spacing w:after="0" w:line="240" w:lineRule="auto"/>
                              <w:jc w:val="center"/>
                              <w:rPr>
                                <w:rFonts w:ascii="Times New Roman" w:hAnsi="Times New Roman" w:cs="Times New Roman"/>
                                <w:sz w:val="20"/>
                                <w:szCs w:val="20"/>
                              </w:rPr>
                            </w:pPr>
                            <w:r w:rsidRPr="005F05F8">
                              <w:rPr>
                                <w:rFonts w:ascii="Times New Roman" w:hAnsi="Times New Roman" w:cs="Times New Roman"/>
                                <w:sz w:val="20"/>
                                <w:szCs w:val="20"/>
                              </w:rPr>
                              <w:t>Excluded articles</w:t>
                            </w:r>
                            <w:r>
                              <w:rPr>
                                <w:rFonts w:ascii="Times New Roman" w:hAnsi="Times New Roman" w:cs="Times New Roman"/>
                                <w:sz w:val="20"/>
                                <w:szCs w:val="20"/>
                              </w:rPr>
                              <w:t>:</w:t>
                            </w:r>
                          </w:p>
                          <w:p w14:paraId="7CDCC7C9" w14:textId="77777777" w:rsidR="005544F6" w:rsidRPr="005E1055" w:rsidRDefault="005544F6" w:rsidP="005544F6">
                            <w:pPr>
                              <w:spacing w:after="0" w:line="240" w:lineRule="auto"/>
                              <w:jc w:val="center"/>
                              <w:rPr>
                                <w:rFonts w:ascii="Times New Roman" w:hAnsi="Times New Roman" w:cs="Times New Roman"/>
                                <w:sz w:val="4"/>
                                <w:szCs w:val="4"/>
                              </w:rPr>
                            </w:pPr>
                          </w:p>
                          <w:p w14:paraId="3CE96DD2" w14:textId="77777777" w:rsidR="005544F6" w:rsidRDefault="005544F6" w:rsidP="005544F6">
                            <w:pPr>
                              <w:spacing w:after="0" w:line="240" w:lineRule="auto"/>
                              <w:jc w:val="center"/>
                              <w:rPr>
                                <w:rFonts w:ascii="Times New Roman" w:hAnsi="Times New Roman" w:cs="Times New Roman"/>
                                <w:sz w:val="20"/>
                                <w:szCs w:val="20"/>
                              </w:rPr>
                            </w:pPr>
                            <w:bookmarkStart w:id="175" w:name="_Hlk79333937"/>
                            <w:bookmarkStart w:id="176" w:name="_Hlk79333938"/>
                            <w:bookmarkStart w:id="177" w:name="_Hlk79333939"/>
                            <w:bookmarkStart w:id="178" w:name="_Hlk79333940"/>
                            <w:r w:rsidRPr="00B63932">
                              <w:rPr>
                                <w:rFonts w:ascii="Times New Roman" w:hAnsi="Times New Roman" w:cs="Times New Roman"/>
                                <w:sz w:val="20"/>
                                <w:szCs w:val="20"/>
                              </w:rPr>
                              <w:t>PH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178)</w:t>
                            </w:r>
                            <w:bookmarkEnd w:id="175"/>
                            <w:bookmarkEnd w:id="176"/>
                            <w:bookmarkEnd w:id="177"/>
                            <w:bookmarkEnd w:id="178"/>
                            <w:r>
                              <w:rPr>
                                <w:rFonts w:ascii="Times New Roman" w:hAnsi="Times New Roman" w:cs="Times New Roman"/>
                                <w:sz w:val="20"/>
                                <w:szCs w:val="20"/>
                              </w:rPr>
                              <w:t xml:space="preserve"> </w:t>
                            </w:r>
                          </w:p>
                          <w:p w14:paraId="6226D83F"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379)</w:t>
                            </w:r>
                            <w:r>
                              <w:rPr>
                                <w:rFonts w:ascii="Times New Roman" w:hAnsi="Times New Roman" w:cs="Times New Roman"/>
                                <w:sz w:val="20"/>
                                <w:szCs w:val="20"/>
                              </w:rPr>
                              <w:t xml:space="preserve"> </w:t>
                            </w:r>
                          </w:p>
                          <w:p w14:paraId="0742C341" w14:textId="77777777" w:rsidR="005544F6" w:rsidRPr="00B63932"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125)</w:t>
                            </w:r>
                          </w:p>
                        </w:txbxContent>
                      </v:textbox>
                    </v:roundrect>
                    <v:roundrect id="Text Box 35" o:spid="_x0000_s1060" style="position:absolute;left:27203;top:10020;width:13335;height:99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" fillcolor="window" strokeweight=".5pt">
                      <v:stroke dashstyle="dash"/>
                      <v:textbox style="mso-next-textbox:#Text Box 35">
                        <w:txbxContent>
                          <w:p w14:paraId="27494A57" w14:textId="77777777" w:rsidR="005544F6" w:rsidRDefault="005544F6" w:rsidP="005544F6">
                            <w:pPr>
                              <w:spacing w:after="0" w:line="240" w:lineRule="auto"/>
                              <w:jc w:val="center"/>
                              <w:rPr>
                                <w:rFonts w:ascii="Times New Roman" w:hAnsi="Times New Roman" w:cs="Times New Roman"/>
                                <w:sz w:val="20"/>
                                <w:szCs w:val="20"/>
                              </w:rPr>
                            </w:pPr>
                            <w:r w:rsidRPr="005F05F8">
                              <w:rPr>
                                <w:rFonts w:ascii="Times New Roman" w:hAnsi="Times New Roman" w:cs="Times New Roman"/>
                                <w:sz w:val="20"/>
                                <w:szCs w:val="20"/>
                              </w:rPr>
                              <w:t>Identified eligible articles</w:t>
                            </w:r>
                            <w:r>
                              <w:rPr>
                                <w:rFonts w:ascii="Times New Roman" w:hAnsi="Times New Roman" w:cs="Times New Roman"/>
                                <w:sz w:val="20"/>
                                <w:szCs w:val="20"/>
                              </w:rPr>
                              <w:t>:</w:t>
                            </w:r>
                            <w:r w:rsidRPr="00B63932">
                              <w:rPr>
                                <w:rFonts w:ascii="Times New Roman" w:hAnsi="Times New Roman" w:cs="Times New Roman"/>
                                <w:sz w:val="20"/>
                                <w:szCs w:val="20"/>
                              </w:rPr>
                              <w:t xml:space="preserve"> </w:t>
                            </w:r>
                          </w:p>
                          <w:p w14:paraId="41B5A826"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PH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51)</w:t>
                            </w:r>
                            <w:r>
                              <w:rPr>
                                <w:rFonts w:ascii="Times New Roman" w:hAnsi="Times New Roman" w:cs="Times New Roman"/>
                                <w:sz w:val="20"/>
                                <w:szCs w:val="20"/>
                              </w:rPr>
                              <w:t xml:space="preserve"> </w:t>
                            </w:r>
                          </w:p>
                          <w:p w14:paraId="71008AA6"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228)</w:t>
                            </w:r>
                            <w:r>
                              <w:rPr>
                                <w:rFonts w:ascii="Times New Roman" w:hAnsi="Times New Roman" w:cs="Times New Roman"/>
                                <w:sz w:val="20"/>
                                <w:szCs w:val="20"/>
                              </w:rPr>
                              <w:t xml:space="preserve"> </w:t>
                            </w:r>
                          </w:p>
                          <w:p w14:paraId="3CD40222" w14:textId="77777777" w:rsidR="005544F6" w:rsidRPr="00B63932"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47)</w:t>
                            </w:r>
                          </w:p>
                          <w:p w14:paraId="2C62A7B2" w14:textId="77777777" w:rsidR="005544F6" w:rsidRPr="005F05F8" w:rsidRDefault="005544F6" w:rsidP="005544F6">
                            <w:pPr>
                              <w:rPr>
                                <w:rFonts w:ascii="Times New Roman" w:hAnsi="Times New Roman" w:cs="Times New Roman"/>
                                <w:sz w:val="20"/>
                                <w:szCs w:val="20"/>
                              </w:rPr>
                            </w:pPr>
                          </w:p>
                          <w:p w14:paraId="5FC82D3B" w14:textId="77777777" w:rsidR="005544F6" w:rsidRPr="005F05F8" w:rsidRDefault="005544F6" w:rsidP="005544F6">
                            <w:pPr>
                              <w:jc w:val="center"/>
                              <w:rPr>
                                <w:rFonts w:ascii="Times New Roman" w:hAnsi="Times New Roman" w:cs="Times New Roman"/>
                                <w:sz w:val="20"/>
                                <w:szCs w:val="20"/>
                              </w:rPr>
                            </w:pPr>
                            <w:r>
                              <w:rPr>
                                <w:rFonts w:ascii="Times New Roman" w:hAnsi="Times New Roman" w:cs="Times New Roman"/>
                                <w:sz w:val="20"/>
                                <w:szCs w:val="20"/>
                              </w:rPr>
                              <w:t xml:space="preserve">              </w:t>
                            </w:r>
                            <w:r w:rsidRPr="005F05F8">
                              <w:rPr>
                                <w:rFonts w:ascii="Times New Roman" w:hAnsi="Times New Roman" w:cs="Times New Roman"/>
                                <w:sz w:val="20"/>
                                <w:szCs w:val="20"/>
                              </w:rPr>
                              <w:t xml:space="preserve"> </w:t>
                            </w:r>
                          </w:p>
                        </w:txbxContent>
                      </v:textbox>
                    </v:roundrect>
                    <v:roundrect id="Text Box 9" o:spid="_x0000_s1061" style="position:absolute;left:41376;top:10020;width:12573;height:99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" filled="f" strokecolor="black [3213]" strokeweight=".25pt">
                      <v:stroke dashstyle="dash"/>
                      <v:textbox style="mso-next-textbox:#Text Box 9">
                        <w:txbxContent>
                          <w:p w14:paraId="1D7C1AE9" w14:textId="77777777" w:rsidR="005544F6" w:rsidRDefault="005544F6" w:rsidP="005544F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R</w:t>
                            </w:r>
                            <w:r w:rsidRPr="005F05F8">
                              <w:rPr>
                                <w:rFonts w:ascii="Times New Roman" w:hAnsi="Times New Roman" w:cs="Times New Roman"/>
                                <w:sz w:val="20"/>
                                <w:szCs w:val="20"/>
                              </w:rPr>
                              <w:t>eview</w:t>
                            </w:r>
                            <w:r>
                              <w:rPr>
                                <w:rFonts w:ascii="Times New Roman" w:hAnsi="Times New Roman" w:cs="Times New Roman"/>
                                <w:sz w:val="20"/>
                                <w:szCs w:val="20"/>
                              </w:rPr>
                              <w:t>ed articles</w:t>
                            </w:r>
                            <w:r w:rsidRPr="005F05F8">
                              <w:rPr>
                                <w:rFonts w:ascii="Times New Roman" w:hAnsi="Times New Roman" w:cs="Times New Roman"/>
                                <w:sz w:val="20"/>
                                <w:szCs w:val="20"/>
                              </w:rPr>
                              <w:t>:</w:t>
                            </w:r>
                            <w:r>
                              <w:rPr>
                                <w:rFonts w:ascii="Times New Roman" w:hAnsi="Times New Roman" w:cs="Times New Roman"/>
                                <w:sz w:val="20"/>
                                <w:szCs w:val="20"/>
                              </w:rPr>
                              <w:t xml:space="preserve"> </w:t>
                            </w:r>
                            <w:r w:rsidRPr="00B63932">
                              <w:rPr>
                                <w:rFonts w:ascii="Times New Roman" w:hAnsi="Times New Roman" w:cs="Times New Roman"/>
                                <w:sz w:val="20"/>
                                <w:szCs w:val="20"/>
                              </w:rPr>
                              <w:t>PH (</w:t>
                            </w:r>
                            <w:r w:rsidRPr="00ED25FB">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51)</w:t>
                            </w:r>
                            <w:r>
                              <w:rPr>
                                <w:rFonts w:ascii="Times New Roman" w:hAnsi="Times New Roman" w:cs="Times New Roman"/>
                                <w:sz w:val="20"/>
                                <w:szCs w:val="20"/>
                              </w:rPr>
                              <w:t xml:space="preserve"> </w:t>
                            </w:r>
                          </w:p>
                          <w:p w14:paraId="3D211464"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ED25FB">
                              <w:rPr>
                                <w:rFonts w:ascii="Times New Roman" w:hAnsi="Times New Roman" w:cs="Times New Roman"/>
                                <w:i/>
                                <w:iCs/>
                                <w:sz w:val="20"/>
                                <w:szCs w:val="20"/>
                              </w:rPr>
                              <w:t>n</w:t>
                            </w:r>
                            <w:r w:rsidRPr="00B63932">
                              <w:rPr>
                                <w:rFonts w:ascii="Times New Roman" w:hAnsi="Times New Roman" w:cs="Times New Roman"/>
                                <w:sz w:val="20"/>
                                <w:szCs w:val="20"/>
                              </w:rPr>
                              <w:t xml:space="preserve"> = 228</w:t>
                            </w:r>
                            <w:r>
                              <w:rPr>
                                <w:rFonts w:ascii="Times New Roman" w:hAnsi="Times New Roman" w:cs="Times New Roman"/>
                                <w:sz w:val="20"/>
                                <w:szCs w:val="20"/>
                              </w:rPr>
                              <w:t xml:space="preserve">) </w:t>
                            </w:r>
                          </w:p>
                          <w:p w14:paraId="39181F90" w14:textId="77777777" w:rsidR="005544F6" w:rsidRPr="005F05F8"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ED25FB">
                              <w:rPr>
                                <w:rFonts w:ascii="Times New Roman" w:hAnsi="Times New Roman" w:cs="Times New Roman"/>
                                <w:i/>
                                <w:iCs/>
                                <w:sz w:val="20"/>
                                <w:szCs w:val="20"/>
                              </w:rPr>
                              <w:t>n</w:t>
                            </w:r>
                            <w:r w:rsidRPr="00B63932">
                              <w:rPr>
                                <w:rFonts w:ascii="Times New Roman" w:hAnsi="Times New Roman" w:cs="Times New Roman"/>
                                <w:sz w:val="20"/>
                                <w:szCs w:val="20"/>
                              </w:rPr>
                              <w:t xml:space="preserve"> = 47)</w:t>
                            </w:r>
                            <w:r>
                              <w:rPr>
                                <w:rFonts w:ascii="Times New Roman" w:hAnsi="Times New Roman" w:cs="Times New Roman"/>
                                <w:sz w:val="20"/>
                                <w:szCs w:val="20"/>
                              </w:rPr>
                              <w:t xml:space="preserve"> </w:t>
                            </w:r>
                          </w:p>
                        </w:txbxContent>
                      </v:textbox>
                    </v:roundrect>
                    <v:group id="Group 143372" o:spid="_x0000_s1062" style="position:absolute;left:16078;width:9074;height:8953" coordsize="9078,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">
                      <v:shape id="Text Box 18" o:spid="_x0000_s1063" type="#_x0000_t9" style="position:absolute;left:1302;top:-1302;width:6474;height:90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dashstyle="dash"/>
                        <v:textbox style="layout-flow:vertical;mso-layout-flow-alt:bottom-to-top">
                          <w:txbxContent>
                            <w:p w14:paraId="6D7FABFB"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- 2</w:t>
                              </w:r>
                            </w:p>
                          </w:txbxContent>
                        </v:textbox>
                      </v:shape>
                      <v:roundrect id="Text Box 18" o:spid="_x0000_s1064" style="position:absolute;left:1911;top:1219;width:5126;height:8543;rotation:90;visibility:visibl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" filled="f" stroked="f" strokeweight=".5pt">
                        <v:textbox style="layout-flow:vertical;mso-layout-flow-alt:bottom-to-top">
                          <w:txbxContent>
                            <w:p w14:paraId="55F59FC3"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Screening</w:t>
                              </w:r>
                            </w:p>
                          </w:txbxContent>
                        </v:textbox>
                      </v:roundrect>
                    </v:group>
                    <v:group id="Group 143373" o:spid="_x0000_s1065" style="position:absolute;left:29565;width:9252;height:8267" coordsize="9255,7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">
                      <v:shape id="Text Box 18" o:spid="_x0000_s1066" type="#_x0000_t9" style="position:absolute;left:1301;top:-1301;width:6473;height:907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" fillcolor="#c3c3c3 [2166]" strokecolor="#a5a5a5 [3206]" strokeweight=".5pt">
                        <v:fill color2="#b6b6b6 [2614]" rotate="t" colors="0 #d2d2d2;.5 #c8c8c8;1 silver" focus="100%" type="gradient">
                          <o:fill v:ext="view" type="gradientUnscaled"/>
                        </v:fill>
                        <v:stroke dashstyle="dash"/>
                        <v:textbox style="layout-flow:vertical;mso-layout-flow-alt:bottom-to-top">
                          <w:txbxContent>
                            <w:p w14:paraId="4AFEE51D"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- 3</w:t>
                              </w:r>
                            </w:p>
                          </w:txbxContent>
                        </v:textbox>
                      </v:shape>
                      <v:roundrect id="Text Box 25" o:spid="_x0000_s1067" style="position:absolute;left:2711;top:537;width:4026;height:906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" filled="f" stroked="f" strokeweight=".5pt">
                        <v:textbox style="layout-flow:vertical;mso-layout-flow-alt:bottom-to-top;mso-next-textbox:#Text Box 25">
                          <w:txbxContent>
                            <w:p w14:paraId="2FA86B3E"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Eligibility</w:t>
                              </w:r>
                            </w:p>
                          </w:txbxContent>
                        </v:textbox>
                      </v:roundrect>
                    </v:group>
                    <v:group id="Group 143374" o:spid="_x0000_s1068" style="position:absolute;left:42976;top:304;width:9405;height:10097" coordorigin="-151" coordsize="9409,9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">
                      <v:shape id="Text Box 18" o:spid="_x0000_s1069" type="#_x0000_t9" style="position:absolute;left:1217;top:-1217;width:6643;height:9078;rotation:9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dashstyle="dash"/>
                        <v:textbox style="layout-flow:vertical;mso-layout-flow-alt:bottom-to-top">
                          <w:txbxContent>
                            <w:p w14:paraId="6B26FDF7"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- 4</w:t>
                              </w:r>
                            </w:p>
                          </w:txbxContent>
                        </v:textbox>
                      </v:shape>
                      <v:roundrect id="Text Box 41" o:spid="_x0000_s1070" style="position:absolute;left:1296;top:1624;width:6515;height:9409;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" filled="f" stroked="f" strokeweight=".5pt">
                        <v:textbox style="layout-flow:vertical;mso-layout-flow-alt:bottom-to-top;mso-next-textbox:#Text Box 41">
                          <w:txbxContent>
                            <w:p w14:paraId="51E9E1C5"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Included</w:t>
                              </w:r>
                            </w:p>
                          </w:txbxContent>
                        </v:textbox>
                      </v:roundrect>
                    </v:group>
                  </v:group>
                </v:group>
                <v:shape id="Straight Arrow Connector 143376" o:spid="_x0000_s1071" type="#_x0000_t32" style="position:absolute;left:21869;top:7353;width:0;height:2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" strokecolor="windowText" strokeweight=".5pt">
                  <v:stroke endarrow="block" joinstyle="miter"/>
                </v:shape>
                <v:shape id="Straight Arrow Connector 143378" o:spid="_x0000_s1072" type="#_x0000_t32" style="position:absolute;left:35280;top:7505;width:0;height: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" strokecolor="windowText" strokeweight=".5pt">
                  <v:stroke endarrow="block" joinstyle="miter"/>
                </v:shape>
                <v:shape id="Straight Arrow Connector 143380" o:spid="_x0000_s1073" type="#_x0000_t32" style="position:absolute;left:48844;top:7429;width:0;height:2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" strokecolor="windowText" strokeweight=".5pt">
                  <v:stroke endarrow="block" joinstyle="miter"/>
                </v:shape>
              </v:group>
              <w10:anchorlock/>
            </v:group>
          </w:pict>
        </w:r>
      </w:del>
    </w:p>
    <w:p w14:paraId="69F85B64" w14:textId="52877EC1" w:rsidR="00934F5E" w:rsidRPr="00934F5E" w:rsidRDefault="00AD0AD6" w:rsidP="00AF3607">
      <w:pPr>
        <w:tabs>
          <w:tab w:val="left" w:pos="8793"/>
        </w:tabs>
        <w:spacing w:line="240" w:lineRule="auto"/>
        <w:jc w:val="center"/>
        <w:rPr>
          <w:rFonts w:ascii="Times New Roman" w:hAnsi="Times New Roman" w:cs="Times New Roman"/>
          <w:sz w:val="20"/>
          <w:szCs w:val="20"/>
        </w:rPr>
      </w:pPr>
      <w:r w:rsidRPr="00934F5E">
        <w:rPr>
          <w:rFonts w:ascii="Times New Roman" w:hAnsi="Times New Roman" w:cs="Times New Roman"/>
          <w:sz w:val="20"/>
          <w:szCs w:val="20"/>
        </w:rPr>
        <w:t xml:space="preserve">Fig </w:t>
      </w:r>
      <w:r w:rsidR="00F63977" w:rsidRPr="00934F5E">
        <w:rPr>
          <w:rFonts w:ascii="Times New Roman" w:hAnsi="Times New Roman" w:cs="Times New Roman"/>
          <w:sz w:val="20"/>
          <w:szCs w:val="20"/>
        </w:rPr>
        <w:t>3</w:t>
      </w:r>
      <w:r w:rsidRPr="00934F5E">
        <w:rPr>
          <w:rFonts w:ascii="Times New Roman" w:hAnsi="Times New Roman" w:cs="Times New Roman"/>
          <w:sz w:val="20"/>
          <w:szCs w:val="20"/>
        </w:rPr>
        <w:t xml:space="preserve">. Steps </w:t>
      </w:r>
      <w:r w:rsidR="00F83261" w:rsidRPr="00934F5E">
        <w:rPr>
          <w:rFonts w:ascii="Times New Roman" w:hAnsi="Times New Roman" w:cs="Times New Roman"/>
          <w:sz w:val="20"/>
          <w:szCs w:val="20"/>
        </w:rPr>
        <w:t xml:space="preserve">of </w:t>
      </w:r>
      <w:r w:rsidR="005544F6" w:rsidRPr="00934F5E">
        <w:rPr>
          <w:rFonts w:ascii="Times New Roman" w:hAnsi="Times New Roman" w:cs="Times New Roman"/>
          <w:sz w:val="20"/>
          <w:szCs w:val="20"/>
        </w:rPr>
        <w:t>systematic literature review</w:t>
      </w:r>
      <w:ins w:id="179" w:author="Byomkesh Talukder" w:date="2023-10-17T14:57:00Z">
        <w:r w:rsidR="00772076">
          <w:rPr>
            <w:rFonts w:ascii="Times New Roman" w:hAnsi="Times New Roman" w:cs="Times New Roman"/>
            <w:sz w:val="20"/>
            <w:szCs w:val="20"/>
          </w:rPr>
          <w:t>.</w:t>
        </w:r>
        <w:del w:id="180" w:author="Mohammadali Tofighi" w:date="2023-10-31T14:32:00Z">
          <w:r w:rsidR="00772076" w:rsidDel="0084082E">
            <w:rPr>
              <w:rFonts w:ascii="Times New Roman" w:hAnsi="Times New Roman" w:cs="Times New Roman"/>
              <w:sz w:val="20"/>
              <w:szCs w:val="20"/>
            </w:rPr>
            <w:delText xml:space="preserve"> </w:delText>
          </w:r>
        </w:del>
      </w:ins>
      <w:del w:id="181" w:author="Mohammadali Tofighi" w:date="2023-10-31T14:32:00Z">
        <w:r w:rsidR="005544F6" w:rsidDel="0084082E">
          <w:rPr>
            <w:rFonts w:ascii="Times New Roman" w:hAnsi="Times New Roman" w:cs="Times New Roman"/>
            <w:sz w:val="20"/>
            <w:szCs w:val="20"/>
          </w:rPr>
          <w:delText xml:space="preserve">                                                                                                                    </w:delText>
        </w:r>
      </w:del>
      <w:r w:rsidR="005544F6">
        <w:rPr>
          <w:rFonts w:ascii="Times New Roman" w:hAnsi="Times New Roman" w:cs="Times New Roman"/>
          <w:sz w:val="20"/>
          <w:szCs w:val="20"/>
        </w:rPr>
        <w:t xml:space="preserve"> </w:t>
      </w:r>
      <w:r w:rsidR="00934F5E">
        <w:rPr>
          <w:rFonts w:ascii="Times New Roman" w:hAnsi="Times New Roman" w:cs="Times New Roman"/>
          <w:sz w:val="20"/>
          <w:szCs w:val="20"/>
        </w:rPr>
        <w:t xml:space="preserve">Note: </w:t>
      </w:r>
      <w:r w:rsidR="00934F5E" w:rsidRPr="00934F5E">
        <w:rPr>
          <w:rFonts w:ascii="Times New Roman" w:hAnsi="Times New Roman" w:cs="Times New Roman"/>
          <w:sz w:val="20"/>
          <w:szCs w:val="20"/>
        </w:rPr>
        <w:t xml:space="preserve">PH = Planetary Health; </w:t>
      </w:r>
      <w:r w:rsidR="00B82BF8">
        <w:rPr>
          <w:rFonts w:ascii="Times New Roman" w:hAnsi="Times New Roman" w:cs="Times New Roman"/>
          <w:sz w:val="20"/>
          <w:szCs w:val="20"/>
        </w:rPr>
        <w:t>One Health</w:t>
      </w:r>
      <w:r w:rsidR="00934F5E" w:rsidRPr="00934F5E">
        <w:rPr>
          <w:rFonts w:ascii="Times New Roman" w:hAnsi="Times New Roman" w:cs="Times New Roman"/>
          <w:sz w:val="20"/>
          <w:szCs w:val="20"/>
        </w:rPr>
        <w:t xml:space="preserve"> = One Health; EH = </w:t>
      </w:r>
      <w:proofErr w:type="spellStart"/>
      <w:r w:rsidR="00934F5E" w:rsidRPr="00934F5E">
        <w:rPr>
          <w:rFonts w:ascii="Times New Roman" w:hAnsi="Times New Roman" w:cs="Times New Roman"/>
          <w:sz w:val="20"/>
          <w:szCs w:val="20"/>
        </w:rPr>
        <w:t>Ec</w:t>
      </w:r>
      <w:r w:rsidR="00B82BF8">
        <w:rPr>
          <w:rFonts w:ascii="Times New Roman" w:hAnsi="Times New Roman" w:cs="Times New Roman"/>
          <w:sz w:val="20"/>
          <w:szCs w:val="20"/>
        </w:rPr>
        <w:t>oHealth</w:t>
      </w:r>
      <w:proofErr w:type="spellEnd"/>
    </w:p>
    <w:p w14:paraId="73581BCB" w14:textId="0DF40EBC" w:rsidR="005D5812" w:rsidRDefault="005D5812" w:rsidP="007415C3">
      <w:pPr>
        <w:jc w:val="both"/>
        <w:rPr>
          <w:rFonts w:ascii="Times New Roman" w:hAnsi="Times New Roman" w:cs="Times New Roman"/>
          <w:sz w:val="24"/>
          <w:szCs w:val="24"/>
        </w:rPr>
      </w:pPr>
      <w:r w:rsidRPr="00934F5E">
        <w:rPr>
          <w:rFonts w:ascii="Times New Roman" w:hAnsi="Times New Roman" w:cs="Times New Roman"/>
          <w:sz w:val="24"/>
          <w:szCs w:val="24"/>
        </w:rPr>
        <w:t xml:space="preserve">As depicted in Fig. 3, at the end of the final screening phase, 228 articles for One Health, 47 articles for </w:t>
      </w:r>
      <w:proofErr w:type="spellStart"/>
      <w:r w:rsidRPr="00934F5E">
        <w:rPr>
          <w:rFonts w:ascii="Times New Roman" w:hAnsi="Times New Roman" w:cs="Times New Roman"/>
          <w:sz w:val="24"/>
          <w:szCs w:val="24"/>
        </w:rPr>
        <w:t>Ec</w:t>
      </w:r>
      <w:r>
        <w:rPr>
          <w:rFonts w:ascii="Times New Roman" w:hAnsi="Times New Roman" w:cs="Times New Roman"/>
          <w:sz w:val="24"/>
          <w:szCs w:val="24"/>
        </w:rPr>
        <w:t>oHealth</w:t>
      </w:r>
      <w:proofErr w:type="spellEnd"/>
      <w:r w:rsidRPr="00934F5E">
        <w:rPr>
          <w:rFonts w:ascii="Times New Roman" w:hAnsi="Times New Roman" w:cs="Times New Roman"/>
          <w:sz w:val="24"/>
          <w:szCs w:val="24"/>
        </w:rPr>
        <w:t xml:space="preserve">, and 52 articles for Planetary Health were deemed to </w:t>
      </w:r>
      <w:r>
        <w:rPr>
          <w:rFonts w:ascii="Times New Roman" w:hAnsi="Times New Roman" w:cs="Times New Roman"/>
          <w:sz w:val="24"/>
          <w:szCs w:val="24"/>
        </w:rPr>
        <w:t xml:space="preserve">find the answer </w:t>
      </w:r>
      <w:del w:id="182" w:author="Byomkesh Talukder" w:date="2023-10-17T14:59:00Z">
        <w:r w:rsidDel="00772076">
          <w:rPr>
            <w:rFonts w:ascii="Times New Roman" w:hAnsi="Times New Roman" w:cs="Times New Roman"/>
            <w:sz w:val="24"/>
            <w:szCs w:val="24"/>
          </w:rPr>
          <w:delText xml:space="preserve">of </w:delText>
        </w:r>
      </w:del>
      <w:ins w:id="183" w:author="Byomkesh Talukder" w:date="2023-10-17T14:59:00Z">
        <w:r w:rsidR="00772076">
          <w:rPr>
            <w:rFonts w:ascii="Times New Roman" w:hAnsi="Times New Roman" w:cs="Times New Roman"/>
            <w:sz w:val="24"/>
            <w:szCs w:val="24"/>
          </w:rPr>
          <w:t xml:space="preserve">to </w:t>
        </w:r>
      </w:ins>
      <w:r w:rsidRPr="00934F5E">
        <w:rPr>
          <w:rFonts w:ascii="Times New Roman" w:hAnsi="Times New Roman" w:cs="Times New Roman"/>
          <w:sz w:val="24"/>
          <w:szCs w:val="24"/>
        </w:rPr>
        <w:t>(</w:t>
      </w:r>
      <w:proofErr w:type="spellStart"/>
      <w:r w:rsidRPr="00934F5E">
        <w:rPr>
          <w:rFonts w:ascii="Times New Roman" w:hAnsi="Times New Roman" w:cs="Times New Roman"/>
          <w:sz w:val="24"/>
          <w:szCs w:val="24"/>
        </w:rPr>
        <w:t>i</w:t>
      </w:r>
      <w:proofErr w:type="spellEnd"/>
      <w:r w:rsidRPr="00934F5E">
        <w:rPr>
          <w:rFonts w:ascii="Times New Roman" w:hAnsi="Times New Roman" w:cs="Times New Roman"/>
          <w:sz w:val="24"/>
          <w:szCs w:val="24"/>
        </w:rPr>
        <w:t xml:space="preserve">) how </w:t>
      </w:r>
      <w:r>
        <w:rPr>
          <w:rFonts w:ascii="Times New Roman" w:hAnsi="Times New Roman" w:cs="Times New Roman"/>
          <w:sz w:val="24"/>
          <w:szCs w:val="24"/>
        </w:rPr>
        <w:t xml:space="preserve">Planetary Health, One Health, and </w:t>
      </w:r>
      <w:proofErr w:type="spellStart"/>
      <w:r>
        <w:rPr>
          <w:rFonts w:ascii="Times New Roman" w:hAnsi="Times New Roman" w:cs="Times New Roman"/>
          <w:sz w:val="24"/>
          <w:szCs w:val="24"/>
        </w:rPr>
        <w:t>EcoHealth</w:t>
      </w:r>
      <w:proofErr w:type="spellEnd"/>
      <w:r>
        <w:rPr>
          <w:rFonts w:ascii="Times New Roman" w:hAnsi="Times New Roman" w:cs="Times New Roman"/>
          <w:sz w:val="24"/>
          <w:szCs w:val="24"/>
        </w:rPr>
        <w:t xml:space="preserve"> </w:t>
      </w:r>
      <w:r w:rsidRPr="00934F5E">
        <w:rPr>
          <w:rFonts w:ascii="Times New Roman" w:hAnsi="Times New Roman" w:cs="Times New Roman"/>
          <w:sz w:val="24"/>
          <w:szCs w:val="24"/>
        </w:rPr>
        <w:t xml:space="preserve">differ in advocacy, conceptual application, and implementation; </w:t>
      </w:r>
      <w:r>
        <w:rPr>
          <w:rFonts w:ascii="Times New Roman" w:hAnsi="Times New Roman" w:cs="Times New Roman"/>
          <w:sz w:val="24"/>
          <w:szCs w:val="24"/>
        </w:rPr>
        <w:t xml:space="preserve">(ii) </w:t>
      </w:r>
      <w:ins w:id="184" w:author="Byomkesh Talukder" w:date="2023-10-17T15:05:00Z">
        <w:r w:rsidR="007415C3" w:rsidRPr="007415C3">
          <w:rPr>
            <w:rFonts w:ascii="Times New Roman" w:hAnsi="Times New Roman" w:cs="Times New Roman"/>
            <w:sz w:val="24"/>
            <w:szCs w:val="24"/>
          </w:rPr>
          <w:t xml:space="preserve">How experts from different disciplines are concentrated in </w:t>
        </w:r>
        <w:del w:id="185" w:author="Mohammadali Tofighi" w:date="2023-10-30T18:41:00Z">
          <w:r w:rsidR="007415C3" w:rsidRPr="007415C3" w:rsidDel="00076F57">
            <w:rPr>
              <w:rFonts w:ascii="Times New Roman" w:hAnsi="Times New Roman" w:cs="Times New Roman"/>
              <w:sz w:val="24"/>
              <w:szCs w:val="24"/>
            </w:rPr>
            <w:delText>doing research on</w:delText>
          </w:r>
        </w:del>
      </w:ins>
      <w:ins w:id="186" w:author="Mohammadali Tofighi" w:date="2023-10-30T18:41:00Z">
        <w:r w:rsidR="00076F57">
          <w:rPr>
            <w:rFonts w:ascii="Times New Roman" w:hAnsi="Times New Roman" w:cs="Times New Roman"/>
            <w:sz w:val="24"/>
            <w:szCs w:val="24"/>
          </w:rPr>
          <w:t>researching</w:t>
        </w:r>
      </w:ins>
      <w:ins w:id="187" w:author="Byomkesh Talukder" w:date="2023-10-17T15:05:00Z">
        <w:r w:rsidR="007415C3" w:rsidRPr="007415C3">
          <w:rPr>
            <w:rFonts w:ascii="Times New Roman" w:hAnsi="Times New Roman" w:cs="Times New Roman"/>
            <w:sz w:val="24"/>
            <w:szCs w:val="24"/>
          </w:rPr>
          <w:t xml:space="preserve"> these concepts. </w:t>
        </w:r>
      </w:ins>
      <w:del w:id="188" w:author="Byomkesh Talukder" w:date="2023-10-17T15:05:00Z">
        <w:r w:rsidRPr="00934F5E" w:rsidDel="007415C3">
          <w:rPr>
            <w:rFonts w:ascii="Times New Roman" w:hAnsi="Times New Roman" w:cs="Times New Roman"/>
            <w:sz w:val="24"/>
            <w:szCs w:val="24"/>
          </w:rPr>
          <w:delText>who the experts are in the global South and North and how they are using/applying these concepts</w:delText>
        </w:r>
      </w:del>
      <w:r w:rsidRPr="00934F5E">
        <w:rPr>
          <w:rFonts w:ascii="Times New Roman" w:hAnsi="Times New Roman" w:cs="Times New Roman"/>
          <w:sz w:val="24"/>
          <w:szCs w:val="24"/>
        </w:rPr>
        <w:t>; (</w:t>
      </w:r>
      <w:r>
        <w:rPr>
          <w:rFonts w:ascii="Times New Roman" w:hAnsi="Times New Roman" w:cs="Times New Roman"/>
          <w:sz w:val="24"/>
          <w:szCs w:val="24"/>
        </w:rPr>
        <w:t>iii</w:t>
      </w:r>
      <w:r w:rsidRPr="00934F5E">
        <w:rPr>
          <w:rFonts w:ascii="Times New Roman" w:hAnsi="Times New Roman" w:cs="Times New Roman"/>
          <w:sz w:val="24"/>
          <w:szCs w:val="24"/>
        </w:rPr>
        <w:t>) where the studies of these concepts are concentrated</w:t>
      </w:r>
      <w:r>
        <w:rPr>
          <w:rFonts w:ascii="Times New Roman" w:hAnsi="Times New Roman" w:cs="Times New Roman"/>
          <w:sz w:val="24"/>
          <w:szCs w:val="24"/>
        </w:rPr>
        <w:t xml:space="preserve">. </w:t>
      </w:r>
    </w:p>
    <w:p w14:paraId="042DF8D7" w14:textId="31E85A05" w:rsidR="00E84E22" w:rsidRPr="00934F5E" w:rsidRDefault="00E84E22" w:rsidP="00AF3607">
      <w:pPr>
        <w:spacing w:line="240" w:lineRule="auto"/>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 xml:space="preserve">2.2 Data </w:t>
      </w:r>
      <w:r w:rsidR="00870865" w:rsidRPr="00934F5E">
        <w:rPr>
          <w:rFonts w:ascii="Times New Roman" w:hAnsi="Times New Roman" w:cs="Times New Roman"/>
          <w:b/>
          <w:bCs/>
          <w:i/>
          <w:iCs/>
          <w:sz w:val="24"/>
          <w:szCs w:val="24"/>
        </w:rPr>
        <w:t xml:space="preserve">Extraction and Compilation </w:t>
      </w:r>
    </w:p>
    <w:p w14:paraId="2DD0541E" w14:textId="1ACBFF4A" w:rsidR="00206774" w:rsidRDefault="003E1CED"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I</w:t>
      </w:r>
      <w:r w:rsidR="005E1055" w:rsidRPr="00934F5E">
        <w:rPr>
          <w:rFonts w:ascii="Times New Roman" w:hAnsi="Times New Roman" w:cs="Times New Roman"/>
          <w:sz w:val="24"/>
          <w:szCs w:val="24"/>
        </w:rPr>
        <w:t xml:space="preserve">ncluded </w:t>
      </w:r>
      <w:r w:rsidR="00ED5305">
        <w:rPr>
          <w:rFonts w:ascii="Times New Roman" w:hAnsi="Times New Roman" w:cs="Times New Roman"/>
          <w:sz w:val="24"/>
          <w:szCs w:val="24"/>
        </w:rPr>
        <w:t xml:space="preserve">articles </w:t>
      </w:r>
      <w:r w:rsidRPr="00934F5E">
        <w:rPr>
          <w:rFonts w:ascii="Times New Roman" w:hAnsi="Times New Roman" w:cs="Times New Roman"/>
          <w:sz w:val="24"/>
          <w:szCs w:val="24"/>
        </w:rPr>
        <w:t xml:space="preserve">were exported in </w:t>
      </w:r>
      <w:r w:rsidR="00F83261" w:rsidRPr="00934F5E">
        <w:rPr>
          <w:rFonts w:ascii="Times New Roman" w:hAnsi="Times New Roman" w:cs="Times New Roman"/>
          <w:sz w:val="24"/>
          <w:szCs w:val="24"/>
        </w:rPr>
        <w:t>E</w:t>
      </w:r>
      <w:r w:rsidRPr="00934F5E">
        <w:rPr>
          <w:rFonts w:ascii="Times New Roman" w:hAnsi="Times New Roman" w:cs="Times New Roman"/>
          <w:sz w:val="24"/>
          <w:szCs w:val="24"/>
        </w:rPr>
        <w:t xml:space="preserve">xcel sheets to create a </w:t>
      </w:r>
      <w:r w:rsidR="00AD0AD6" w:rsidRPr="00934F5E">
        <w:rPr>
          <w:rFonts w:ascii="Times New Roman" w:hAnsi="Times New Roman" w:cs="Times New Roman"/>
          <w:sz w:val="24"/>
          <w:szCs w:val="24"/>
        </w:rPr>
        <w:t xml:space="preserve">database </w:t>
      </w:r>
      <w:r w:rsidR="00FA3705">
        <w:rPr>
          <w:rFonts w:ascii="Times New Roman" w:hAnsi="Times New Roman" w:cs="Times New Roman"/>
          <w:sz w:val="24"/>
          <w:szCs w:val="24"/>
        </w:rPr>
        <w:t xml:space="preserve">from the articles about </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advocacy</w:t>
      </w:r>
      <w:r w:rsidR="00F83261" w:rsidRPr="00934F5E">
        <w:rPr>
          <w:rFonts w:ascii="Times New Roman" w:hAnsi="Times New Roman" w:cs="Times New Roman"/>
          <w:sz w:val="24"/>
          <w:szCs w:val="24"/>
        </w:rPr>
        <w:t>,</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conceptual application</w:t>
      </w:r>
      <w:r w:rsidR="00F83261" w:rsidRPr="00934F5E">
        <w:rPr>
          <w:rFonts w:ascii="Times New Roman" w:hAnsi="Times New Roman" w:cs="Times New Roman"/>
          <w:sz w:val="24"/>
          <w:szCs w:val="24"/>
        </w:rPr>
        <w:t>,</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and </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implemented</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w:t>
      </w:r>
      <w:r w:rsidR="00206774" w:rsidRPr="00934F5E">
        <w:rPr>
          <w:rFonts w:ascii="Times New Roman" w:hAnsi="Times New Roman" w:cs="Times New Roman"/>
          <w:sz w:val="24"/>
          <w:szCs w:val="24"/>
        </w:rPr>
        <w:t>based on the following predefined criteria</w:t>
      </w:r>
      <w:r w:rsidR="00ED5305">
        <w:rPr>
          <w:rFonts w:ascii="Times New Roman" w:hAnsi="Times New Roman" w:cs="Times New Roman"/>
          <w:sz w:val="24"/>
          <w:szCs w:val="24"/>
        </w:rPr>
        <w:t xml:space="preserve">, as shown in </w:t>
      </w:r>
      <w:r w:rsidR="00206774" w:rsidRPr="00934F5E">
        <w:rPr>
          <w:rFonts w:ascii="Times New Roman" w:hAnsi="Times New Roman" w:cs="Times New Roman"/>
          <w:sz w:val="24"/>
          <w:szCs w:val="24"/>
        </w:rPr>
        <w:t xml:space="preserve">Table </w:t>
      </w:r>
      <w:r w:rsidR="00E84E22" w:rsidRPr="00934F5E">
        <w:rPr>
          <w:rFonts w:ascii="Times New Roman" w:hAnsi="Times New Roman" w:cs="Times New Roman"/>
          <w:sz w:val="24"/>
          <w:szCs w:val="24"/>
        </w:rPr>
        <w:t>2</w:t>
      </w:r>
      <w:r w:rsidR="00AD0AD6" w:rsidRPr="00934F5E">
        <w:rPr>
          <w:rFonts w:ascii="Times New Roman" w:hAnsi="Times New Roman" w:cs="Times New Roman"/>
          <w:sz w:val="24"/>
          <w:szCs w:val="24"/>
        </w:rPr>
        <w:t xml:space="preserve">. </w:t>
      </w:r>
    </w:p>
    <w:p w14:paraId="2572FF6D" w14:textId="500EED23" w:rsidR="00E84E22" w:rsidRPr="005544F6" w:rsidRDefault="00E84E22" w:rsidP="00AF3607">
      <w:pPr>
        <w:pStyle w:val="ListParagraph"/>
        <w:spacing w:line="240" w:lineRule="auto"/>
        <w:ind w:left="0"/>
        <w:jc w:val="center"/>
        <w:rPr>
          <w:rFonts w:ascii="Times New Roman" w:hAnsi="Times New Roman" w:cs="Times New Roman"/>
        </w:rPr>
      </w:pPr>
      <w:r w:rsidRPr="005544F6">
        <w:rPr>
          <w:rFonts w:ascii="Times New Roman" w:hAnsi="Times New Roman" w:cs="Times New Roman"/>
        </w:rPr>
        <w:t xml:space="preserve">Table </w:t>
      </w:r>
      <w:r w:rsidR="006F1604" w:rsidRPr="005544F6">
        <w:rPr>
          <w:rFonts w:ascii="Times New Roman" w:hAnsi="Times New Roman" w:cs="Times New Roman"/>
        </w:rPr>
        <w:t>2</w:t>
      </w:r>
      <w:r w:rsidRPr="005544F6">
        <w:rPr>
          <w:rFonts w:ascii="Times New Roman" w:hAnsi="Times New Roman" w:cs="Times New Roman"/>
        </w:rPr>
        <w:t xml:space="preserve">. Criteria </w:t>
      </w:r>
      <w:r w:rsidR="00F83261" w:rsidRPr="005544F6">
        <w:rPr>
          <w:rFonts w:ascii="Times New Roman" w:hAnsi="Times New Roman" w:cs="Times New Roman"/>
        </w:rPr>
        <w:t xml:space="preserve">for </w:t>
      </w:r>
      <w:r w:rsidR="00114FD8" w:rsidRPr="005544F6">
        <w:rPr>
          <w:rFonts w:ascii="Times New Roman" w:hAnsi="Times New Roman" w:cs="Times New Roman"/>
        </w:rPr>
        <w:t>“</w:t>
      </w:r>
      <w:r w:rsidR="00F83261" w:rsidRPr="005544F6">
        <w:rPr>
          <w:rFonts w:ascii="Times New Roman" w:hAnsi="Times New Roman" w:cs="Times New Roman"/>
        </w:rPr>
        <w:t>Advocacy</w:t>
      </w:r>
      <w:r w:rsidR="00EE77C6" w:rsidRPr="005544F6">
        <w:rPr>
          <w:rFonts w:ascii="Times New Roman" w:hAnsi="Times New Roman" w:cs="Times New Roman"/>
        </w:rPr>
        <w:t>,</w:t>
      </w:r>
      <w:r w:rsidR="00114FD8" w:rsidRPr="005544F6">
        <w:rPr>
          <w:rFonts w:ascii="Times New Roman" w:hAnsi="Times New Roman" w:cs="Times New Roman"/>
        </w:rPr>
        <w:t>”</w:t>
      </w:r>
      <w:r w:rsidR="00F83261" w:rsidRPr="005544F6">
        <w:rPr>
          <w:rFonts w:ascii="Times New Roman" w:hAnsi="Times New Roman" w:cs="Times New Roman"/>
        </w:rPr>
        <w:t xml:space="preserve"> </w:t>
      </w:r>
      <w:r w:rsidR="00114FD8" w:rsidRPr="005544F6">
        <w:rPr>
          <w:rFonts w:ascii="Times New Roman" w:hAnsi="Times New Roman" w:cs="Times New Roman"/>
        </w:rPr>
        <w:t>“</w:t>
      </w:r>
      <w:r w:rsidR="00F83261" w:rsidRPr="005544F6">
        <w:rPr>
          <w:rFonts w:ascii="Times New Roman" w:hAnsi="Times New Roman" w:cs="Times New Roman"/>
        </w:rPr>
        <w:t>Conceptual Application</w:t>
      </w:r>
      <w:r w:rsidR="00EE77C6" w:rsidRPr="005544F6">
        <w:rPr>
          <w:rFonts w:ascii="Times New Roman" w:hAnsi="Times New Roman" w:cs="Times New Roman"/>
        </w:rPr>
        <w:t>,</w:t>
      </w:r>
      <w:r w:rsidR="00114FD8" w:rsidRPr="005544F6">
        <w:rPr>
          <w:rFonts w:ascii="Times New Roman" w:hAnsi="Times New Roman" w:cs="Times New Roman"/>
        </w:rPr>
        <w:t>”</w:t>
      </w:r>
      <w:r w:rsidR="00F83261" w:rsidRPr="005544F6">
        <w:rPr>
          <w:rFonts w:ascii="Times New Roman" w:hAnsi="Times New Roman" w:cs="Times New Roman"/>
        </w:rPr>
        <w:t xml:space="preserve"> and </w:t>
      </w:r>
      <w:r w:rsidR="00114FD8" w:rsidRPr="005544F6">
        <w:rPr>
          <w:rFonts w:ascii="Times New Roman" w:hAnsi="Times New Roman" w:cs="Times New Roman"/>
        </w:rPr>
        <w:t>“</w:t>
      </w:r>
      <w:r w:rsidR="00F83261" w:rsidRPr="005544F6">
        <w:rPr>
          <w:rFonts w:ascii="Times New Roman" w:hAnsi="Times New Roman" w:cs="Times New Roman"/>
        </w:rPr>
        <w:t>Implemented.</w:t>
      </w:r>
      <w:r w:rsidR="00114FD8" w:rsidRPr="005544F6">
        <w:rPr>
          <w:rFonts w:ascii="Times New Roman" w:hAnsi="Times New Roman" w:cs="Times New Roman"/>
        </w:rPr>
        <w:t>”</w:t>
      </w:r>
    </w:p>
    <w:p w14:paraId="47BDAF12" w14:textId="77777777" w:rsidR="00E84E22" w:rsidRPr="00934F5E" w:rsidRDefault="00E84E22" w:rsidP="00AF3607">
      <w:pPr>
        <w:pStyle w:val="ListParagraph"/>
        <w:spacing w:line="240" w:lineRule="auto"/>
        <w:ind w:left="0"/>
        <w:jc w:val="center"/>
        <w:rPr>
          <w:rFonts w:ascii="Times New Roman" w:hAnsi="Times New Roman" w:cs="Times New Roman"/>
          <w:sz w:val="8"/>
          <w:szCs w:val="8"/>
        </w:rPr>
      </w:pPr>
    </w:p>
    <w:tbl>
      <w:tblPr>
        <w:tblStyle w:val="TableGrid"/>
        <w:tblW w:w="0" w:type="auto"/>
        <w:tblLook w:val="04A0" w:firstRow="1" w:lastRow="0" w:firstColumn="1" w:lastColumn="0" w:noHBand="0" w:noVBand="1"/>
      </w:tblPr>
      <w:tblGrid>
        <w:gridCol w:w="1272"/>
        <w:gridCol w:w="8304"/>
      </w:tblGrid>
      <w:tr w:rsidR="00E84E22" w:rsidRPr="00B82BF8" w14:paraId="26E5F815" w14:textId="77777777" w:rsidTr="004D1254">
        <w:tc>
          <w:tcPr>
            <w:tcW w:w="1266" w:type="dxa"/>
            <w:shd w:val="clear" w:color="auto" w:fill="D9D9D9" w:themeFill="background1" w:themeFillShade="D9"/>
          </w:tcPr>
          <w:p w14:paraId="52F22166" w14:textId="77777777" w:rsidR="00E84E22" w:rsidRPr="00934F5E" w:rsidRDefault="00E84E22" w:rsidP="00AF3607">
            <w:pPr>
              <w:pStyle w:val="ListParagraph"/>
              <w:ind w:left="0"/>
              <w:jc w:val="both"/>
              <w:rPr>
                <w:rFonts w:ascii="Times New Roman" w:hAnsi="Times New Roman" w:cs="Times New Roman"/>
                <w:b/>
                <w:bCs/>
                <w:sz w:val="20"/>
                <w:szCs w:val="20"/>
              </w:rPr>
            </w:pPr>
            <w:r w:rsidRPr="00934F5E">
              <w:rPr>
                <w:rFonts w:ascii="Times New Roman" w:hAnsi="Times New Roman" w:cs="Times New Roman"/>
                <w:b/>
                <w:bCs/>
                <w:sz w:val="20"/>
                <w:szCs w:val="20"/>
              </w:rPr>
              <w:t>Category</w:t>
            </w:r>
          </w:p>
        </w:tc>
        <w:tc>
          <w:tcPr>
            <w:tcW w:w="9167" w:type="dxa"/>
            <w:shd w:val="clear" w:color="auto" w:fill="D9D9D9" w:themeFill="background1" w:themeFillShade="D9"/>
          </w:tcPr>
          <w:p w14:paraId="2DF83A6B" w14:textId="77777777" w:rsidR="00E84E22" w:rsidRPr="00934F5E" w:rsidRDefault="00E84E22" w:rsidP="00AF3607">
            <w:pPr>
              <w:pStyle w:val="ListParagraph"/>
              <w:ind w:left="0"/>
              <w:jc w:val="both"/>
              <w:rPr>
                <w:rFonts w:ascii="Times New Roman" w:hAnsi="Times New Roman" w:cs="Times New Roman"/>
                <w:b/>
                <w:bCs/>
                <w:sz w:val="20"/>
                <w:szCs w:val="20"/>
              </w:rPr>
            </w:pPr>
            <w:r w:rsidRPr="00934F5E">
              <w:rPr>
                <w:rFonts w:ascii="Times New Roman" w:hAnsi="Times New Roman" w:cs="Times New Roman"/>
                <w:b/>
                <w:bCs/>
                <w:sz w:val="20"/>
                <w:szCs w:val="20"/>
              </w:rPr>
              <w:t>Criteria</w:t>
            </w:r>
          </w:p>
        </w:tc>
      </w:tr>
      <w:tr w:rsidR="00E84E22" w:rsidRPr="00B82BF8" w14:paraId="0E454C48" w14:textId="77777777" w:rsidTr="00B627FF">
        <w:tc>
          <w:tcPr>
            <w:tcW w:w="1266" w:type="dxa"/>
            <w:vAlign w:val="center"/>
          </w:tcPr>
          <w:p w14:paraId="5F6B15F8" w14:textId="77777777"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t>Advocacy</w:t>
            </w:r>
          </w:p>
        </w:tc>
        <w:tc>
          <w:tcPr>
            <w:tcW w:w="9167" w:type="dxa"/>
          </w:tcPr>
          <w:p w14:paraId="2A36AADB" w14:textId="1FAD3E58"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t>Articles advocating one of the concepts for a defined local, regional</w:t>
            </w:r>
            <w:r w:rsidR="00EE77C6" w:rsidRPr="00934F5E">
              <w:rPr>
                <w:rFonts w:ascii="Times New Roman" w:hAnsi="Times New Roman" w:cs="Times New Roman"/>
                <w:sz w:val="20"/>
                <w:szCs w:val="20"/>
              </w:rPr>
              <w:t>,</w:t>
            </w:r>
            <w:r w:rsidRPr="00934F5E">
              <w:rPr>
                <w:rFonts w:ascii="Times New Roman" w:hAnsi="Times New Roman" w:cs="Times New Roman"/>
                <w:sz w:val="20"/>
                <w:szCs w:val="20"/>
              </w:rPr>
              <w:t xml:space="preserve"> or global issue. For example, </w:t>
            </w:r>
            <w:r w:rsidR="00114FD8" w:rsidRPr="00934F5E">
              <w:rPr>
                <w:rFonts w:ascii="Times New Roman" w:hAnsi="Times New Roman" w:cs="Times New Roman"/>
                <w:sz w:val="20"/>
                <w:szCs w:val="20"/>
              </w:rPr>
              <w:t>“</w:t>
            </w:r>
            <w:r w:rsidR="003E2F6B" w:rsidRPr="00934F5E">
              <w:rPr>
                <w:rFonts w:ascii="Times New Roman" w:hAnsi="Times New Roman" w:cs="Times New Roman"/>
                <w:sz w:val="20"/>
                <w:szCs w:val="20"/>
              </w:rPr>
              <w:t>One Health</w:t>
            </w:r>
            <w:r w:rsidRPr="00934F5E">
              <w:rPr>
                <w:rFonts w:ascii="Times New Roman" w:hAnsi="Times New Roman" w:cs="Times New Roman"/>
                <w:sz w:val="20"/>
                <w:szCs w:val="20"/>
              </w:rPr>
              <w:t xml:space="preserve"> for Antimicrobial Resistance (AMR) surveillance in </w:t>
            </w:r>
            <w:r w:rsidR="00EE77C6" w:rsidRPr="00934F5E">
              <w:rPr>
                <w:rFonts w:ascii="Times New Roman" w:hAnsi="Times New Roman" w:cs="Times New Roman"/>
                <w:sz w:val="20"/>
                <w:szCs w:val="20"/>
              </w:rPr>
              <w:t xml:space="preserve">the </w:t>
            </w:r>
            <w:del w:id="189" w:author="Byomkesh Talukder" w:date="2023-10-09T20:23:00Z">
              <w:r w:rsidRPr="00934F5E" w:rsidDel="005025BC">
                <w:rPr>
                  <w:rFonts w:ascii="Times New Roman" w:hAnsi="Times New Roman" w:cs="Times New Roman"/>
                  <w:sz w:val="20"/>
                  <w:szCs w:val="20"/>
                </w:rPr>
                <w:delText>global context</w:delText>
              </w:r>
            </w:del>
            <w:ins w:id="190" w:author="Byomkesh Talukder" w:date="2023-10-09T20:23:00Z">
              <w:r w:rsidR="005025BC">
                <w:rPr>
                  <w:rFonts w:ascii="Times New Roman" w:hAnsi="Times New Roman" w:cs="Times New Roman"/>
                  <w:sz w:val="20"/>
                  <w:szCs w:val="20"/>
                </w:rPr>
                <w:t>Global Context</w:t>
              </w:r>
            </w:ins>
            <w:r w:rsidRPr="00934F5E">
              <w:rPr>
                <w:rFonts w:ascii="Times New Roman" w:hAnsi="Times New Roman" w:cs="Times New Roman"/>
                <w:sz w:val="20"/>
                <w:szCs w:val="20"/>
              </w:rPr>
              <w:t>.</w:t>
            </w:r>
            <w:r w:rsidR="00114FD8" w:rsidRPr="00934F5E">
              <w:rPr>
                <w:rFonts w:ascii="Times New Roman" w:hAnsi="Times New Roman" w:cs="Times New Roman"/>
                <w:sz w:val="20"/>
                <w:szCs w:val="20"/>
              </w:rPr>
              <w:t>”</w:t>
            </w:r>
          </w:p>
        </w:tc>
      </w:tr>
      <w:tr w:rsidR="00E84E22" w:rsidRPr="00B82BF8" w14:paraId="1C4F94F9" w14:textId="77777777" w:rsidTr="00B627FF">
        <w:tc>
          <w:tcPr>
            <w:tcW w:w="1266" w:type="dxa"/>
            <w:vAlign w:val="center"/>
          </w:tcPr>
          <w:p w14:paraId="138C2CE4" w14:textId="77777777"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t>Conceptual Application</w:t>
            </w:r>
          </w:p>
        </w:tc>
        <w:tc>
          <w:tcPr>
            <w:tcW w:w="9167" w:type="dxa"/>
          </w:tcPr>
          <w:p w14:paraId="03A2EC4A" w14:textId="7B82C259"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t xml:space="preserve">Articles that explicitly discuss the conceptual application of the concepts in </w:t>
            </w:r>
            <w:r w:rsidR="00EE77C6" w:rsidRPr="00934F5E">
              <w:rPr>
                <w:rFonts w:ascii="Times New Roman" w:hAnsi="Times New Roman" w:cs="Times New Roman"/>
                <w:sz w:val="20"/>
                <w:szCs w:val="20"/>
              </w:rPr>
              <w:t xml:space="preserve">the </w:t>
            </w:r>
            <w:r w:rsidRPr="00934F5E">
              <w:rPr>
                <w:rFonts w:ascii="Times New Roman" w:hAnsi="Times New Roman" w:cs="Times New Roman"/>
                <w:sz w:val="20"/>
                <w:szCs w:val="20"/>
              </w:rPr>
              <w:t>investigation or intervention of a defined local, regional</w:t>
            </w:r>
            <w:r w:rsidR="00EE77C6" w:rsidRPr="00934F5E">
              <w:rPr>
                <w:rFonts w:ascii="Times New Roman" w:hAnsi="Times New Roman" w:cs="Times New Roman"/>
                <w:sz w:val="20"/>
                <w:szCs w:val="20"/>
              </w:rPr>
              <w:t>,</w:t>
            </w:r>
            <w:r w:rsidRPr="00934F5E">
              <w:rPr>
                <w:rFonts w:ascii="Times New Roman" w:hAnsi="Times New Roman" w:cs="Times New Roman"/>
                <w:sz w:val="20"/>
                <w:szCs w:val="20"/>
              </w:rPr>
              <w:t xml:space="preserve"> or global health issue. Applications range from conceptual </w:t>
            </w:r>
            <w:r w:rsidRPr="00934F5E">
              <w:rPr>
                <w:rFonts w:ascii="Times New Roman" w:hAnsi="Times New Roman" w:cs="Times New Roman"/>
                <w:sz w:val="20"/>
                <w:szCs w:val="20"/>
              </w:rPr>
              <w:lastRenderedPageBreak/>
              <w:t xml:space="preserve">models, application of theoretical frameworks, technological solutions, </w:t>
            </w:r>
            <w:r w:rsidR="00EE77C6" w:rsidRPr="00934F5E">
              <w:rPr>
                <w:rFonts w:ascii="Times New Roman" w:hAnsi="Times New Roman" w:cs="Times New Roman"/>
                <w:sz w:val="20"/>
                <w:szCs w:val="20"/>
              </w:rPr>
              <w:t xml:space="preserve">and </w:t>
            </w:r>
            <w:r w:rsidRPr="00934F5E">
              <w:rPr>
                <w:rFonts w:ascii="Times New Roman" w:hAnsi="Times New Roman" w:cs="Times New Roman"/>
                <w:sz w:val="20"/>
                <w:szCs w:val="20"/>
              </w:rPr>
              <w:t>educational workshops to vaccination programs/projects. For example</w:t>
            </w:r>
            <w:r w:rsidR="00F83261" w:rsidRPr="00934F5E">
              <w:rPr>
                <w:rFonts w:ascii="Times New Roman" w:hAnsi="Times New Roman" w:cs="Times New Roman"/>
                <w:sz w:val="20"/>
                <w:szCs w:val="20"/>
              </w:rPr>
              <w:t xml:space="preserve">, </w:t>
            </w:r>
            <w:r w:rsidR="00114FD8" w:rsidRPr="00934F5E">
              <w:rPr>
                <w:rFonts w:ascii="Times New Roman" w:hAnsi="Times New Roman" w:cs="Times New Roman"/>
                <w:sz w:val="20"/>
                <w:szCs w:val="20"/>
              </w:rPr>
              <w:t>“</w:t>
            </w:r>
            <w:r w:rsidRPr="00934F5E">
              <w:rPr>
                <w:rFonts w:ascii="Times New Roman" w:hAnsi="Times New Roman" w:cs="Times New Roman"/>
                <w:sz w:val="20"/>
                <w:szCs w:val="20"/>
              </w:rPr>
              <w:t xml:space="preserve">Labelling plant-based meat as an intervention to promote the </w:t>
            </w:r>
            <w:r w:rsidR="003E2F6B" w:rsidRPr="00934F5E">
              <w:rPr>
                <w:rFonts w:ascii="Times New Roman" w:hAnsi="Times New Roman" w:cs="Times New Roman"/>
                <w:sz w:val="20"/>
                <w:szCs w:val="20"/>
              </w:rPr>
              <w:t>Planetary Health</w:t>
            </w:r>
            <w:r w:rsidRPr="00934F5E">
              <w:rPr>
                <w:rFonts w:ascii="Times New Roman" w:hAnsi="Times New Roman" w:cs="Times New Roman"/>
                <w:sz w:val="20"/>
                <w:szCs w:val="20"/>
              </w:rPr>
              <w:t xml:space="preserve"> diet.</w:t>
            </w:r>
            <w:r w:rsidR="00114FD8" w:rsidRPr="00934F5E">
              <w:rPr>
                <w:rFonts w:ascii="Times New Roman" w:hAnsi="Times New Roman" w:cs="Times New Roman"/>
                <w:sz w:val="20"/>
                <w:szCs w:val="20"/>
              </w:rPr>
              <w:t>”</w:t>
            </w:r>
          </w:p>
        </w:tc>
      </w:tr>
      <w:tr w:rsidR="00E84E22" w:rsidRPr="00B82BF8" w14:paraId="625410C2" w14:textId="77777777" w:rsidTr="00B627FF">
        <w:tc>
          <w:tcPr>
            <w:tcW w:w="1266" w:type="dxa"/>
            <w:vAlign w:val="center"/>
          </w:tcPr>
          <w:p w14:paraId="3412CFE0" w14:textId="77777777"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lastRenderedPageBreak/>
              <w:t>Implemented</w:t>
            </w:r>
          </w:p>
        </w:tc>
        <w:tc>
          <w:tcPr>
            <w:tcW w:w="9167" w:type="dxa"/>
          </w:tcPr>
          <w:p w14:paraId="15A7D2F0" w14:textId="7C647A8C"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t xml:space="preserve">Articles based on research-to-action </w:t>
            </w:r>
            <w:r w:rsidR="00B82BF8" w:rsidRPr="00934F5E">
              <w:rPr>
                <w:rFonts w:ascii="Times New Roman" w:hAnsi="Times New Roman" w:cs="Times New Roman"/>
                <w:sz w:val="20"/>
                <w:szCs w:val="20"/>
              </w:rPr>
              <w:t>projects,</w:t>
            </w:r>
            <w:r w:rsidRPr="00934F5E">
              <w:rPr>
                <w:rFonts w:ascii="Times New Roman" w:hAnsi="Times New Roman" w:cs="Times New Roman"/>
                <w:sz w:val="20"/>
                <w:szCs w:val="20"/>
              </w:rPr>
              <w:t xml:space="preserve"> or</w:t>
            </w:r>
            <w:r w:rsidR="00F83261" w:rsidRPr="00934F5E">
              <w:rPr>
                <w:rFonts w:ascii="Times New Roman" w:hAnsi="Times New Roman" w:cs="Times New Roman"/>
                <w:sz w:val="20"/>
                <w:szCs w:val="20"/>
              </w:rPr>
              <w:t>,</w:t>
            </w:r>
            <w:r w:rsidRPr="00934F5E">
              <w:rPr>
                <w:rFonts w:ascii="Times New Roman" w:hAnsi="Times New Roman" w:cs="Times New Roman"/>
                <w:sz w:val="20"/>
                <w:szCs w:val="20"/>
              </w:rPr>
              <w:t xml:space="preserve"> in other words, a concept funded and implemented</w:t>
            </w:r>
            <w:r w:rsidR="00F9010D" w:rsidRPr="00934F5E">
              <w:rPr>
                <w:rFonts w:ascii="Times New Roman" w:hAnsi="Times New Roman" w:cs="Times New Roman"/>
                <w:sz w:val="20"/>
                <w:szCs w:val="20"/>
              </w:rPr>
              <w:t>, whether</w:t>
            </w:r>
            <w:r w:rsidRPr="00934F5E">
              <w:rPr>
                <w:rFonts w:ascii="Times New Roman" w:hAnsi="Times New Roman" w:cs="Times New Roman"/>
                <w:sz w:val="20"/>
                <w:szCs w:val="20"/>
              </w:rPr>
              <w:t xml:space="preserve"> field-based or virtual (think-tank)</w:t>
            </w:r>
            <w:r w:rsidR="00F9010D" w:rsidRPr="00934F5E">
              <w:rPr>
                <w:rFonts w:ascii="Times New Roman" w:hAnsi="Times New Roman" w:cs="Times New Roman"/>
                <w:sz w:val="20"/>
                <w:szCs w:val="20"/>
              </w:rPr>
              <w:t>,</w:t>
            </w:r>
            <w:r w:rsidRPr="00934F5E">
              <w:rPr>
                <w:rFonts w:ascii="Times New Roman" w:hAnsi="Times New Roman" w:cs="Times New Roman"/>
                <w:sz w:val="20"/>
                <w:szCs w:val="20"/>
              </w:rPr>
              <w:t xml:space="preserve"> to solve a local, regional</w:t>
            </w:r>
            <w:r w:rsidR="00F83261" w:rsidRPr="00934F5E">
              <w:rPr>
                <w:rFonts w:ascii="Times New Roman" w:hAnsi="Times New Roman" w:cs="Times New Roman"/>
                <w:sz w:val="20"/>
                <w:szCs w:val="20"/>
              </w:rPr>
              <w:t>,</w:t>
            </w:r>
            <w:r w:rsidRPr="00934F5E">
              <w:rPr>
                <w:rFonts w:ascii="Times New Roman" w:hAnsi="Times New Roman" w:cs="Times New Roman"/>
                <w:sz w:val="20"/>
                <w:szCs w:val="20"/>
              </w:rPr>
              <w:t xml:space="preserve"> or global health issue.</w:t>
            </w:r>
            <w:r w:rsidR="004D1254" w:rsidRPr="00934F5E">
              <w:rPr>
                <w:rFonts w:ascii="Times New Roman" w:hAnsi="Times New Roman" w:cs="Times New Roman"/>
                <w:sz w:val="20"/>
                <w:szCs w:val="20"/>
              </w:rPr>
              <w:t xml:space="preserve"> </w:t>
            </w:r>
            <w:r w:rsidRPr="00934F5E">
              <w:rPr>
                <w:rFonts w:ascii="Times New Roman" w:hAnsi="Times New Roman" w:cs="Times New Roman"/>
                <w:sz w:val="20"/>
                <w:szCs w:val="20"/>
              </w:rPr>
              <w:t>For example</w:t>
            </w:r>
            <w:r w:rsidR="00F83261" w:rsidRPr="00934F5E">
              <w:rPr>
                <w:rFonts w:ascii="Times New Roman" w:hAnsi="Times New Roman" w:cs="Times New Roman"/>
                <w:sz w:val="20"/>
                <w:szCs w:val="20"/>
              </w:rPr>
              <w:t>,</w:t>
            </w:r>
            <w:r w:rsidRPr="00934F5E">
              <w:rPr>
                <w:rFonts w:ascii="Times New Roman" w:hAnsi="Times New Roman" w:cs="Times New Roman"/>
                <w:sz w:val="20"/>
                <w:szCs w:val="20"/>
              </w:rPr>
              <w:t xml:space="preserve"> </w:t>
            </w:r>
            <w:r w:rsidR="00114FD8" w:rsidRPr="00934F5E">
              <w:rPr>
                <w:rFonts w:ascii="Times New Roman" w:hAnsi="Times New Roman" w:cs="Times New Roman"/>
                <w:sz w:val="20"/>
                <w:szCs w:val="20"/>
              </w:rPr>
              <w:t>“</w:t>
            </w:r>
            <w:r w:rsidRPr="00934F5E">
              <w:rPr>
                <w:rFonts w:ascii="Times New Roman" w:hAnsi="Times New Roman" w:cs="Times New Roman"/>
                <w:sz w:val="20"/>
                <w:szCs w:val="20"/>
              </w:rPr>
              <w:t xml:space="preserve">The Lawa project to control </w:t>
            </w:r>
            <w:proofErr w:type="spellStart"/>
            <w:r w:rsidRPr="00934F5E">
              <w:rPr>
                <w:rFonts w:ascii="Times New Roman" w:hAnsi="Times New Roman" w:cs="Times New Roman"/>
                <w:sz w:val="20"/>
                <w:szCs w:val="20"/>
              </w:rPr>
              <w:t>Opisthorchiasis</w:t>
            </w:r>
            <w:proofErr w:type="spellEnd"/>
            <w:r w:rsidRPr="00934F5E">
              <w:rPr>
                <w:rFonts w:ascii="Times New Roman" w:hAnsi="Times New Roman" w:cs="Times New Roman"/>
                <w:sz w:val="20"/>
                <w:szCs w:val="20"/>
              </w:rPr>
              <w:t xml:space="preserve"> in northeast Thailand (</w:t>
            </w:r>
            <w:r w:rsidR="00114FD8" w:rsidRPr="00934F5E">
              <w:rPr>
                <w:rFonts w:ascii="Times New Roman" w:hAnsi="Times New Roman" w:cs="Times New Roman"/>
                <w:sz w:val="20"/>
                <w:szCs w:val="20"/>
              </w:rPr>
              <w:t>“</w:t>
            </w:r>
            <w:proofErr w:type="spellStart"/>
            <w:r w:rsidR="003E2F6B" w:rsidRPr="00934F5E">
              <w:rPr>
                <w:rFonts w:ascii="Times New Roman" w:hAnsi="Times New Roman" w:cs="Times New Roman"/>
                <w:sz w:val="20"/>
                <w:szCs w:val="20"/>
              </w:rPr>
              <w:t>Ec</w:t>
            </w:r>
            <w:r w:rsidR="00B82BF8">
              <w:rPr>
                <w:rFonts w:ascii="Times New Roman" w:hAnsi="Times New Roman" w:cs="Times New Roman"/>
                <w:sz w:val="20"/>
                <w:szCs w:val="20"/>
              </w:rPr>
              <w:t>oHealth</w:t>
            </w:r>
            <w:proofErr w:type="spellEnd"/>
            <w:r w:rsidR="00114FD8" w:rsidRPr="00934F5E">
              <w:rPr>
                <w:rFonts w:ascii="Times New Roman" w:hAnsi="Times New Roman" w:cs="Times New Roman"/>
                <w:sz w:val="20"/>
                <w:szCs w:val="20"/>
              </w:rPr>
              <w:t>”</w:t>
            </w:r>
            <w:r w:rsidRPr="00934F5E">
              <w:rPr>
                <w:rFonts w:ascii="Times New Roman" w:hAnsi="Times New Roman" w:cs="Times New Roman"/>
                <w:sz w:val="20"/>
                <w:szCs w:val="20"/>
              </w:rPr>
              <w:t xml:space="preserve"> project)</w:t>
            </w:r>
            <w:r w:rsidR="00F9010D" w:rsidRPr="00934F5E">
              <w:rPr>
                <w:rFonts w:ascii="Times New Roman" w:hAnsi="Times New Roman" w:cs="Times New Roman"/>
                <w:sz w:val="20"/>
                <w:szCs w:val="20"/>
              </w:rPr>
              <w:t>.</w:t>
            </w:r>
            <w:r w:rsidR="00114FD8" w:rsidRPr="00934F5E">
              <w:rPr>
                <w:rFonts w:ascii="Times New Roman" w:hAnsi="Times New Roman" w:cs="Times New Roman"/>
                <w:sz w:val="20"/>
                <w:szCs w:val="20"/>
              </w:rPr>
              <w:t>”</w:t>
            </w:r>
          </w:p>
        </w:tc>
      </w:tr>
    </w:tbl>
    <w:p w14:paraId="4187996A" w14:textId="77777777" w:rsidR="008E31A1" w:rsidRPr="00934F5E" w:rsidRDefault="008E31A1" w:rsidP="00AF3607">
      <w:pPr>
        <w:spacing w:line="240" w:lineRule="auto"/>
        <w:jc w:val="both"/>
        <w:rPr>
          <w:rFonts w:ascii="Times New Roman" w:hAnsi="Times New Roman" w:cs="Times New Roman"/>
          <w:sz w:val="2"/>
          <w:szCs w:val="2"/>
        </w:rPr>
      </w:pPr>
    </w:p>
    <w:p w14:paraId="4C2EF85C" w14:textId="77777777" w:rsidR="00182D6B" w:rsidRDefault="00E84E22" w:rsidP="00E0273B">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Following the sorting of the articles per category, key variables identified were publication year, journal name, title of study, authors</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names,</w:t>
      </w:r>
      <w:r w:rsidR="00114FD8" w:rsidRPr="00934F5E">
        <w:rPr>
          <w:rFonts w:ascii="Times New Roman" w:hAnsi="Times New Roman" w:cs="Times New Roman"/>
          <w:sz w:val="24"/>
          <w:szCs w:val="24"/>
        </w:rPr>
        <w:t xml:space="preserve"> </w:t>
      </w:r>
      <w:r w:rsidRPr="00934F5E">
        <w:rPr>
          <w:rFonts w:ascii="Times New Roman" w:hAnsi="Times New Roman" w:cs="Times New Roman"/>
          <w:sz w:val="24"/>
          <w:szCs w:val="24"/>
        </w:rPr>
        <w:t>authors</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disciplines, authors</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locations, study location (for implemented), type of health issue (communicable or non-communicable</w:t>
      </w:r>
      <w:r w:rsidR="00F9010D" w:rsidRPr="00934F5E">
        <w:rPr>
          <w:rFonts w:ascii="Times New Roman" w:hAnsi="Times New Roman" w:cs="Times New Roman"/>
          <w:sz w:val="24"/>
          <w:szCs w:val="24"/>
        </w:rPr>
        <w:t xml:space="preserve"> disease</w:t>
      </w:r>
      <w:r w:rsidRPr="00934F5E">
        <w:rPr>
          <w:rFonts w:ascii="Times New Roman" w:hAnsi="Times New Roman" w:cs="Times New Roman"/>
          <w:sz w:val="24"/>
          <w:szCs w:val="24"/>
        </w:rPr>
        <w:t>; type of communicable disease (zoonotic, vector-borne, infectious, parasitic); NGO or government involvement (in funding or research team member); type of study (investigation or intervention</w:t>
      </w:r>
      <w:r w:rsidR="00F9010D"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top-down (no community involvement) or bottom-up (community involvement in data collection, implementation and reporting) approach; </w:t>
      </w:r>
      <w:r w:rsidR="00D2189E">
        <w:rPr>
          <w:rFonts w:ascii="Times New Roman" w:hAnsi="Times New Roman" w:cs="Times New Roman"/>
          <w:sz w:val="24"/>
          <w:szCs w:val="24"/>
        </w:rPr>
        <w:t xml:space="preserve">and </w:t>
      </w:r>
      <w:r w:rsidRPr="00934F5E">
        <w:rPr>
          <w:rFonts w:ascii="Times New Roman" w:hAnsi="Times New Roman" w:cs="Times New Roman"/>
          <w:sz w:val="24"/>
          <w:szCs w:val="24"/>
        </w:rPr>
        <w:t xml:space="preserve">single discipline, multidisciplinary (2 disciplines) or transdisciplinary (2 or more disciplines). </w:t>
      </w:r>
      <w:r w:rsidR="00F9010D" w:rsidRPr="00934F5E">
        <w:rPr>
          <w:rFonts w:ascii="Times New Roman" w:hAnsi="Times New Roman" w:cs="Times New Roman"/>
          <w:sz w:val="24"/>
          <w:szCs w:val="24"/>
        </w:rPr>
        <w:t>The</w:t>
      </w:r>
      <w:r w:rsidRPr="00934F5E">
        <w:rPr>
          <w:rFonts w:ascii="Times New Roman" w:hAnsi="Times New Roman" w:cs="Times New Roman"/>
          <w:sz w:val="24"/>
          <w:szCs w:val="24"/>
        </w:rPr>
        <w:t xml:space="preserve"> articles were coded </w:t>
      </w:r>
      <w:r w:rsidR="00F9010D" w:rsidRPr="00934F5E">
        <w:rPr>
          <w:rFonts w:ascii="Times New Roman" w:hAnsi="Times New Roman" w:cs="Times New Roman"/>
          <w:sz w:val="24"/>
          <w:szCs w:val="24"/>
        </w:rPr>
        <w:t xml:space="preserve">by authors’ locations and authors’ disciplines </w:t>
      </w:r>
      <w:r w:rsidRPr="00934F5E">
        <w:rPr>
          <w:rFonts w:ascii="Times New Roman" w:hAnsi="Times New Roman" w:cs="Times New Roman"/>
          <w:sz w:val="24"/>
          <w:szCs w:val="24"/>
        </w:rPr>
        <w:t xml:space="preserve">for </w:t>
      </w:r>
      <w:r w:rsidR="00F9010D" w:rsidRPr="00934F5E">
        <w:rPr>
          <w:rFonts w:ascii="Times New Roman" w:hAnsi="Times New Roman" w:cs="Times New Roman"/>
          <w:sz w:val="24"/>
          <w:szCs w:val="24"/>
        </w:rPr>
        <w:t>Global North</w:t>
      </w:r>
      <w:r w:rsidR="00E0273B">
        <w:rPr>
          <w:rFonts w:ascii="Times New Roman" w:hAnsi="Times New Roman" w:cs="Times New Roman"/>
          <w:sz w:val="24"/>
          <w:szCs w:val="24"/>
        </w:rPr>
        <w:t xml:space="preserve"> and </w:t>
      </w:r>
      <w:r w:rsidR="00F9010D" w:rsidRPr="00934F5E">
        <w:rPr>
          <w:rFonts w:ascii="Times New Roman" w:hAnsi="Times New Roman" w:cs="Times New Roman"/>
          <w:sz w:val="24"/>
          <w:szCs w:val="24"/>
        </w:rPr>
        <w:t xml:space="preserve">South </w:t>
      </w:r>
      <w:r w:rsidRPr="00934F5E">
        <w:rPr>
          <w:rFonts w:ascii="Times New Roman" w:hAnsi="Times New Roman" w:cs="Times New Roman"/>
          <w:sz w:val="24"/>
          <w:szCs w:val="24"/>
        </w:rPr>
        <w:t>collaboration and single discipline (1 discipline), interdisciplinary (2 disciplines)</w:t>
      </w:r>
      <w:r w:rsidR="00EE77C6" w:rsidRPr="00934F5E">
        <w:rPr>
          <w:rFonts w:ascii="Times New Roman" w:hAnsi="Times New Roman" w:cs="Times New Roman"/>
          <w:sz w:val="24"/>
          <w:szCs w:val="24"/>
        </w:rPr>
        <w:t>,</w:t>
      </w:r>
      <w:r w:rsidRPr="00934F5E">
        <w:rPr>
          <w:rFonts w:ascii="Times New Roman" w:hAnsi="Times New Roman" w:cs="Times New Roman"/>
          <w:sz w:val="24"/>
          <w:szCs w:val="24"/>
        </w:rPr>
        <w:t xml:space="preserve"> or transdisciplinary (3 or more disciplines)</w:t>
      </w:r>
      <w:r w:rsidR="00EE77C6" w:rsidRPr="00934F5E">
        <w:rPr>
          <w:rFonts w:ascii="Times New Roman" w:hAnsi="Times New Roman" w:cs="Times New Roman"/>
          <w:sz w:val="24"/>
          <w:szCs w:val="24"/>
        </w:rPr>
        <w:t>,</w:t>
      </w:r>
      <w:r w:rsidRPr="00934F5E">
        <w:rPr>
          <w:rFonts w:ascii="Times New Roman" w:hAnsi="Times New Roman" w:cs="Times New Roman"/>
          <w:sz w:val="24"/>
          <w:szCs w:val="24"/>
        </w:rPr>
        <w:t xml:space="preserve"> respectively.</w:t>
      </w:r>
      <w:r w:rsidR="00114FD8" w:rsidRPr="00934F5E">
        <w:rPr>
          <w:rFonts w:ascii="Times New Roman" w:hAnsi="Times New Roman" w:cs="Times New Roman"/>
          <w:sz w:val="24"/>
          <w:szCs w:val="24"/>
        </w:rPr>
        <w:t xml:space="preserve"> </w:t>
      </w:r>
    </w:p>
    <w:p w14:paraId="6783855A" w14:textId="77050D97" w:rsidR="00D2189E" w:rsidRPr="00E0273B" w:rsidRDefault="00182D6B" w:rsidP="00E027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Besides </w:t>
      </w:r>
      <w:r w:rsidR="005D5812">
        <w:rPr>
          <w:rFonts w:ascii="Times New Roman" w:hAnsi="Times New Roman" w:cs="Times New Roman"/>
          <w:sz w:val="24"/>
          <w:szCs w:val="24"/>
        </w:rPr>
        <w:t>52 articles</w:t>
      </w:r>
      <w:ins w:id="191" w:author="Byomkesh Talukder" w:date="2023-10-09T20:24:00Z">
        <w:r w:rsidR="005025BC">
          <w:rPr>
            <w:rFonts w:ascii="Times New Roman" w:hAnsi="Times New Roman" w:cs="Times New Roman"/>
            <w:sz w:val="24"/>
            <w:szCs w:val="24"/>
          </w:rPr>
          <w:t>,</w:t>
        </w:r>
      </w:ins>
      <w:r w:rsidR="005D5812">
        <w:rPr>
          <w:rFonts w:ascii="Times New Roman" w:hAnsi="Times New Roman" w:cs="Times New Roman"/>
          <w:sz w:val="24"/>
          <w:szCs w:val="24"/>
        </w:rPr>
        <w:t xml:space="preserve"> other articles were</w:t>
      </w:r>
      <w:del w:id="192" w:author="Mohammadali Tofighi" w:date="2023-10-30T18:41:00Z">
        <w:r w:rsidR="005D5812" w:rsidDel="00076F57">
          <w:rPr>
            <w:rFonts w:ascii="Times New Roman" w:hAnsi="Times New Roman" w:cs="Times New Roman"/>
            <w:sz w:val="24"/>
            <w:szCs w:val="24"/>
          </w:rPr>
          <w:delText xml:space="preserve"> </w:delText>
        </w:r>
      </w:del>
      <w:del w:id="193" w:author="Byomkesh Talukder" w:date="2023-10-09T20:24:00Z">
        <w:r w:rsidDel="005025BC">
          <w:rPr>
            <w:rFonts w:ascii="Times New Roman" w:hAnsi="Times New Roman" w:cs="Times New Roman"/>
            <w:sz w:val="24"/>
            <w:szCs w:val="24"/>
          </w:rPr>
          <w:delText xml:space="preserve">hand </w:delText>
        </w:r>
        <w:r w:rsidR="005D5812" w:rsidDel="005025BC">
          <w:rPr>
            <w:rFonts w:ascii="Times New Roman" w:hAnsi="Times New Roman" w:cs="Times New Roman"/>
            <w:sz w:val="24"/>
            <w:szCs w:val="24"/>
          </w:rPr>
          <w:delText>searched</w:delText>
        </w:r>
      </w:del>
      <w:r w:rsidR="005906B0">
        <w:rPr>
          <w:rFonts w:ascii="Times New Roman" w:hAnsi="Times New Roman" w:cs="Times New Roman"/>
          <w:sz w:val="24"/>
          <w:szCs w:val="24"/>
        </w:rPr>
        <w:t xml:space="preserve"> </w:t>
      </w:r>
      <w:ins w:id="194" w:author="Byomkesh Talukder" w:date="2023-10-09T20:24:00Z">
        <w:r w:rsidR="005025BC">
          <w:rPr>
            <w:rFonts w:ascii="Times New Roman" w:hAnsi="Times New Roman" w:cs="Times New Roman"/>
            <w:sz w:val="24"/>
            <w:szCs w:val="24"/>
          </w:rPr>
          <w:t>hand-searched</w:t>
        </w:r>
      </w:ins>
      <w:r w:rsidR="005D5812">
        <w:rPr>
          <w:rFonts w:ascii="Times New Roman" w:hAnsi="Times New Roman" w:cs="Times New Roman"/>
          <w:sz w:val="24"/>
          <w:szCs w:val="24"/>
        </w:rPr>
        <w:t xml:space="preserve"> </w:t>
      </w:r>
      <w:r w:rsidR="002C46DF">
        <w:rPr>
          <w:rFonts w:ascii="Times New Roman" w:hAnsi="Times New Roman" w:cs="Times New Roman"/>
          <w:sz w:val="24"/>
          <w:szCs w:val="24"/>
        </w:rPr>
        <w:t>to identify (</w:t>
      </w:r>
      <w:proofErr w:type="spellStart"/>
      <w:r w:rsidR="002C46DF">
        <w:rPr>
          <w:rFonts w:ascii="Times New Roman" w:hAnsi="Times New Roman" w:cs="Times New Roman"/>
          <w:sz w:val="24"/>
          <w:szCs w:val="24"/>
        </w:rPr>
        <w:t>i</w:t>
      </w:r>
      <w:proofErr w:type="spellEnd"/>
      <w:r w:rsidR="002C46DF">
        <w:rPr>
          <w:rFonts w:ascii="Times New Roman" w:hAnsi="Times New Roman" w:cs="Times New Roman"/>
          <w:sz w:val="24"/>
          <w:szCs w:val="24"/>
        </w:rPr>
        <w:t xml:space="preserve">) the </w:t>
      </w:r>
      <w:r w:rsidR="002C46DF" w:rsidRPr="002C46DF">
        <w:rPr>
          <w:rFonts w:ascii="Times New Roman" w:hAnsi="Times New Roman" w:cs="Times New Roman"/>
          <w:sz w:val="24"/>
          <w:szCs w:val="24"/>
        </w:rPr>
        <w:t>founders and organizations working to advance the concepts</w:t>
      </w:r>
      <w:r w:rsidR="00D2189E">
        <w:rPr>
          <w:rFonts w:ascii="Times New Roman" w:hAnsi="Times New Roman" w:cs="Times New Roman"/>
          <w:sz w:val="24"/>
          <w:szCs w:val="24"/>
        </w:rPr>
        <w:t>;</w:t>
      </w:r>
      <w:r w:rsidR="002C46DF">
        <w:rPr>
          <w:rFonts w:ascii="Times New Roman" w:hAnsi="Times New Roman" w:cs="Times New Roman"/>
          <w:sz w:val="24"/>
          <w:szCs w:val="24"/>
        </w:rPr>
        <w:t xml:space="preserve"> (ii) </w:t>
      </w:r>
      <w:r w:rsidR="002C46DF" w:rsidRPr="002C46DF">
        <w:rPr>
          <w:rFonts w:ascii="Times New Roman" w:hAnsi="Times New Roman" w:cs="Times New Roman"/>
          <w:sz w:val="24"/>
          <w:szCs w:val="24"/>
        </w:rPr>
        <w:t>fundamental questions addressed by the concepts</w:t>
      </w:r>
      <w:r w:rsidR="005906B0">
        <w:rPr>
          <w:rFonts w:ascii="Times New Roman" w:hAnsi="Times New Roman" w:cs="Times New Roman"/>
          <w:sz w:val="24"/>
          <w:szCs w:val="24"/>
        </w:rPr>
        <w:t>,</w:t>
      </w:r>
      <w:r w:rsidR="002C46DF">
        <w:rPr>
          <w:rFonts w:ascii="Times New Roman" w:hAnsi="Times New Roman" w:cs="Times New Roman"/>
          <w:sz w:val="24"/>
          <w:szCs w:val="24"/>
        </w:rPr>
        <w:t xml:space="preserve"> </w:t>
      </w:r>
      <w:r w:rsidR="00D2189E">
        <w:rPr>
          <w:rFonts w:ascii="Times New Roman" w:hAnsi="Times New Roman" w:cs="Times New Roman"/>
          <w:sz w:val="24"/>
          <w:szCs w:val="24"/>
        </w:rPr>
        <w:t xml:space="preserve">and </w:t>
      </w:r>
      <w:r w:rsidR="002C46DF">
        <w:rPr>
          <w:rFonts w:ascii="Times New Roman" w:hAnsi="Times New Roman" w:cs="Times New Roman"/>
          <w:sz w:val="24"/>
          <w:szCs w:val="24"/>
        </w:rPr>
        <w:t xml:space="preserve">(iii) </w:t>
      </w:r>
      <w:r w:rsidR="002C46DF" w:rsidRPr="002C46DF">
        <w:rPr>
          <w:rFonts w:ascii="Times New Roman" w:hAnsi="Times New Roman" w:cs="Times New Roman"/>
          <w:sz w:val="24"/>
          <w:szCs w:val="24"/>
        </w:rPr>
        <w:t>focus and scope, emphasi</w:t>
      </w:r>
      <w:r w:rsidR="00D2189E">
        <w:rPr>
          <w:rFonts w:ascii="Times New Roman" w:hAnsi="Times New Roman" w:cs="Times New Roman"/>
          <w:sz w:val="24"/>
          <w:szCs w:val="24"/>
        </w:rPr>
        <w:t>s</w:t>
      </w:r>
      <w:r w:rsidR="002C46DF" w:rsidRPr="002C46DF">
        <w:rPr>
          <w:rFonts w:ascii="Times New Roman" w:hAnsi="Times New Roman" w:cs="Times New Roman"/>
          <w:sz w:val="24"/>
          <w:szCs w:val="24"/>
        </w:rPr>
        <w:t>, and critical considerations</w:t>
      </w:r>
      <w:r w:rsidR="00E0273B">
        <w:rPr>
          <w:rFonts w:ascii="Times New Roman" w:hAnsi="Times New Roman" w:cs="Times New Roman"/>
          <w:sz w:val="24"/>
          <w:szCs w:val="24"/>
        </w:rPr>
        <w:t xml:space="preserve">, and </w:t>
      </w:r>
      <w:r w:rsidR="00E0273B" w:rsidRPr="00E0273B">
        <w:rPr>
          <w:rFonts w:ascii="Times New Roman" w:hAnsi="Times New Roman" w:cs="Times New Roman"/>
          <w:sz w:val="24"/>
          <w:szCs w:val="24"/>
        </w:rPr>
        <w:t>(v) distinctions, resemblances, and alignment</w:t>
      </w:r>
      <w:r>
        <w:rPr>
          <w:rFonts w:ascii="Times New Roman" w:hAnsi="Times New Roman" w:cs="Times New Roman"/>
          <w:sz w:val="24"/>
          <w:szCs w:val="24"/>
        </w:rPr>
        <w:t xml:space="preserve"> of the concepts</w:t>
      </w:r>
      <w:r w:rsidR="00E0273B" w:rsidRPr="00E0273B">
        <w:rPr>
          <w:rFonts w:ascii="Times New Roman" w:hAnsi="Times New Roman" w:cs="Times New Roman"/>
          <w:sz w:val="24"/>
          <w:szCs w:val="24"/>
        </w:rPr>
        <w:t>.</w:t>
      </w:r>
    </w:p>
    <w:p w14:paraId="66BA8EF8" w14:textId="7A97117B" w:rsidR="009F44C9" w:rsidRPr="00934F5E" w:rsidRDefault="009F44C9" w:rsidP="00AF3607">
      <w:pPr>
        <w:pStyle w:val="ListParagraph"/>
        <w:spacing w:line="240" w:lineRule="auto"/>
        <w:ind w:left="0"/>
        <w:contextualSpacing w:val="0"/>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2.3 Data Presentation</w:t>
      </w:r>
    </w:p>
    <w:p w14:paraId="3BB32BDB" w14:textId="06245935" w:rsidR="009F44C9" w:rsidRPr="00934F5E" w:rsidRDefault="009F44C9"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Using Microsoft Excel</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s </w:t>
      </w:r>
      <w:r w:rsidR="00000F31" w:rsidRPr="00934F5E">
        <w:rPr>
          <w:rFonts w:ascii="Times New Roman" w:hAnsi="Times New Roman" w:cs="Times New Roman"/>
          <w:sz w:val="24"/>
          <w:szCs w:val="24"/>
        </w:rPr>
        <w:t>Analyze Data</w:t>
      </w:r>
      <w:r w:rsidRPr="00934F5E">
        <w:rPr>
          <w:rFonts w:ascii="Times New Roman" w:hAnsi="Times New Roman" w:cs="Times New Roman"/>
          <w:sz w:val="24"/>
          <w:szCs w:val="24"/>
        </w:rPr>
        <w:t xml:space="preserve"> option, multiple visual charts and maps were developed (as discussed in </w:t>
      </w:r>
      <w:r w:rsidR="00EE77C6" w:rsidRPr="00934F5E">
        <w:rPr>
          <w:rFonts w:ascii="Times New Roman" w:hAnsi="Times New Roman" w:cs="Times New Roman"/>
          <w:sz w:val="24"/>
          <w:szCs w:val="24"/>
        </w:rPr>
        <w:t xml:space="preserve">the </w:t>
      </w:r>
      <w:r w:rsidRPr="00934F5E">
        <w:rPr>
          <w:rFonts w:ascii="Times New Roman" w:hAnsi="Times New Roman" w:cs="Times New Roman"/>
          <w:sz w:val="24"/>
          <w:szCs w:val="24"/>
        </w:rPr>
        <w:t xml:space="preserve">results) to compare the three concepts based on </w:t>
      </w:r>
      <w:r w:rsidR="00EE77C6" w:rsidRPr="00934F5E">
        <w:rPr>
          <w:rFonts w:ascii="Times New Roman" w:hAnsi="Times New Roman" w:cs="Times New Roman"/>
          <w:sz w:val="24"/>
          <w:szCs w:val="24"/>
        </w:rPr>
        <w:t xml:space="preserve">the </w:t>
      </w:r>
      <w:r w:rsidRPr="00934F5E">
        <w:rPr>
          <w:rFonts w:ascii="Times New Roman" w:hAnsi="Times New Roman" w:cs="Times New Roman"/>
          <w:sz w:val="24"/>
          <w:szCs w:val="24"/>
        </w:rPr>
        <w:t xml:space="preserve">level of interdisciplinary collaboration, </w:t>
      </w:r>
      <w:r w:rsidR="00000F31" w:rsidRPr="00934F5E">
        <w:rPr>
          <w:rFonts w:ascii="Times New Roman" w:hAnsi="Times New Roman" w:cs="Times New Roman"/>
          <w:sz w:val="24"/>
          <w:szCs w:val="24"/>
        </w:rPr>
        <w:t xml:space="preserve">Global North-South </w:t>
      </w:r>
      <w:r w:rsidRPr="00934F5E">
        <w:rPr>
          <w:rFonts w:ascii="Times New Roman" w:hAnsi="Times New Roman" w:cs="Times New Roman"/>
          <w:sz w:val="24"/>
          <w:szCs w:val="24"/>
        </w:rPr>
        <w:t>collaboration, popularity (number of studies, disciplines, location), stage (advocacy, conceptual application</w:t>
      </w:r>
      <w:r w:rsidR="00000F31" w:rsidRPr="00934F5E">
        <w:rPr>
          <w:rFonts w:ascii="Times New Roman" w:hAnsi="Times New Roman" w:cs="Times New Roman"/>
          <w:sz w:val="24"/>
          <w:szCs w:val="24"/>
        </w:rPr>
        <w:t>,</w:t>
      </w:r>
      <w:r w:rsidRPr="00934F5E">
        <w:rPr>
          <w:rFonts w:ascii="Times New Roman" w:hAnsi="Times New Roman" w:cs="Times New Roman"/>
          <w:sz w:val="24"/>
          <w:szCs w:val="24"/>
        </w:rPr>
        <w:t xml:space="preserve"> </w:t>
      </w:r>
      <w:r w:rsidR="00000F31" w:rsidRPr="00934F5E">
        <w:rPr>
          <w:rFonts w:ascii="Times New Roman" w:hAnsi="Times New Roman" w:cs="Times New Roman"/>
          <w:sz w:val="24"/>
          <w:szCs w:val="24"/>
        </w:rPr>
        <w:t xml:space="preserve">or </w:t>
      </w:r>
      <w:r w:rsidRPr="00934F5E">
        <w:rPr>
          <w:rFonts w:ascii="Times New Roman" w:hAnsi="Times New Roman" w:cs="Times New Roman"/>
          <w:sz w:val="24"/>
          <w:szCs w:val="24"/>
        </w:rPr>
        <w:t xml:space="preserve">implemented), main health issue, location of </w:t>
      </w:r>
      <w:r w:rsidR="00EE77C6" w:rsidRPr="00934F5E">
        <w:rPr>
          <w:rFonts w:ascii="Times New Roman" w:hAnsi="Times New Roman" w:cs="Times New Roman"/>
          <w:sz w:val="24"/>
          <w:szCs w:val="24"/>
        </w:rPr>
        <w:t xml:space="preserve">the </w:t>
      </w:r>
      <w:r w:rsidRPr="00934F5E">
        <w:rPr>
          <w:rFonts w:ascii="Times New Roman" w:hAnsi="Times New Roman" w:cs="Times New Roman"/>
          <w:sz w:val="24"/>
          <w:szCs w:val="24"/>
        </w:rPr>
        <w:t xml:space="preserve">project (for implemented), policy potential (NGO or government involvement) and methodology approach (expert level or community-level participation). </w:t>
      </w:r>
    </w:p>
    <w:p w14:paraId="691F52E8" w14:textId="7916866B" w:rsidR="002C47DB" w:rsidRPr="00934F5E" w:rsidRDefault="002C47DB" w:rsidP="00AF3607">
      <w:pPr>
        <w:pStyle w:val="ListParagraph"/>
        <w:spacing w:line="240" w:lineRule="auto"/>
        <w:ind w:left="0"/>
        <w:jc w:val="both"/>
        <w:rPr>
          <w:rFonts w:ascii="Times New Roman" w:hAnsi="Times New Roman" w:cs="Times New Roman"/>
          <w:b/>
          <w:bCs/>
          <w:sz w:val="24"/>
          <w:szCs w:val="24"/>
        </w:rPr>
      </w:pPr>
      <w:r w:rsidRPr="00934F5E">
        <w:rPr>
          <w:rFonts w:ascii="Times New Roman" w:hAnsi="Times New Roman" w:cs="Times New Roman"/>
          <w:b/>
          <w:bCs/>
          <w:sz w:val="24"/>
          <w:szCs w:val="24"/>
        </w:rPr>
        <w:t>3.0 Result</w:t>
      </w:r>
      <w:r w:rsidR="00A925C8" w:rsidRPr="00934F5E">
        <w:rPr>
          <w:rFonts w:ascii="Times New Roman" w:hAnsi="Times New Roman" w:cs="Times New Roman"/>
          <w:b/>
          <w:bCs/>
          <w:sz w:val="24"/>
          <w:szCs w:val="24"/>
        </w:rPr>
        <w:t>s</w:t>
      </w:r>
    </w:p>
    <w:p w14:paraId="66701E32" w14:textId="77777777" w:rsidR="00F66251" w:rsidRPr="00934F5E" w:rsidRDefault="00F66251" w:rsidP="00AF3607">
      <w:pPr>
        <w:pStyle w:val="ListParagraph"/>
        <w:spacing w:line="240" w:lineRule="auto"/>
        <w:ind w:left="0"/>
        <w:jc w:val="both"/>
        <w:rPr>
          <w:rFonts w:ascii="Times New Roman" w:hAnsi="Times New Roman" w:cs="Times New Roman"/>
          <w:sz w:val="16"/>
          <w:szCs w:val="16"/>
        </w:rPr>
      </w:pPr>
    </w:p>
    <w:p w14:paraId="160B0D6B" w14:textId="4FEF6292" w:rsidR="00F66251" w:rsidRPr="00934F5E" w:rsidRDefault="00F66251"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 xml:space="preserve">The results were based on the final included articles of the systematic literature review. </w:t>
      </w:r>
    </w:p>
    <w:p w14:paraId="56C658F9" w14:textId="3662D0C8" w:rsidR="00F66A60" w:rsidRPr="00934F5E" w:rsidRDefault="00F66A60" w:rsidP="00AF3607">
      <w:pPr>
        <w:pStyle w:val="ListParagraph"/>
        <w:spacing w:line="240" w:lineRule="auto"/>
        <w:ind w:left="0"/>
        <w:contextualSpacing w:val="0"/>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3.1 Advocacy, Conceptual Application, and Implemented</w:t>
      </w:r>
    </w:p>
    <w:p w14:paraId="1A0695A0" w14:textId="502E6DE7" w:rsidR="00182D6B" w:rsidRDefault="00210CAB"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There was</w:t>
      </w:r>
      <w:r w:rsidR="00F66A60" w:rsidRPr="00934F5E">
        <w:rPr>
          <w:rFonts w:ascii="Times New Roman" w:hAnsi="Times New Roman" w:cs="Times New Roman"/>
          <w:sz w:val="24"/>
          <w:szCs w:val="24"/>
        </w:rPr>
        <w:t xml:space="preserve"> a significant hike in academic interest in </w:t>
      </w:r>
      <w:r w:rsidR="00934F5E">
        <w:rPr>
          <w:rFonts w:ascii="Times New Roman" w:hAnsi="Times New Roman" w:cs="Times New Roman"/>
          <w:sz w:val="24"/>
          <w:szCs w:val="24"/>
        </w:rPr>
        <w:t xml:space="preserve">Planetary </w:t>
      </w:r>
      <w:r w:rsidR="00B82BF8">
        <w:rPr>
          <w:rFonts w:ascii="Times New Roman" w:hAnsi="Times New Roman" w:cs="Times New Roman"/>
          <w:sz w:val="24"/>
          <w:szCs w:val="24"/>
        </w:rPr>
        <w:t xml:space="preserve">Health </w:t>
      </w:r>
      <w:r w:rsidR="00F66A60" w:rsidRPr="00934F5E">
        <w:rPr>
          <w:rFonts w:ascii="Times New Roman" w:hAnsi="Times New Roman" w:cs="Times New Roman"/>
          <w:sz w:val="24"/>
          <w:szCs w:val="24"/>
        </w:rPr>
        <w:t xml:space="preserve">in 2019-2020 </w:t>
      </w:r>
      <w:r w:rsidR="00CA41DD" w:rsidRPr="00934F5E">
        <w:rPr>
          <w:rFonts w:ascii="Times New Roman" w:hAnsi="Times New Roman" w:cs="Times New Roman"/>
          <w:sz w:val="24"/>
          <w:szCs w:val="24"/>
        </w:rPr>
        <w:t xml:space="preserve">due to the pandemic </w:t>
      </w:r>
      <w:r w:rsidR="00F66A60" w:rsidRPr="00934F5E">
        <w:rPr>
          <w:rFonts w:ascii="Times New Roman" w:hAnsi="Times New Roman" w:cs="Times New Roman"/>
          <w:sz w:val="24"/>
          <w:szCs w:val="24"/>
        </w:rPr>
        <w:t xml:space="preserve">(Fig. </w:t>
      </w:r>
      <w:r w:rsidR="009222A2" w:rsidRPr="00934F5E">
        <w:rPr>
          <w:rFonts w:ascii="Times New Roman" w:hAnsi="Times New Roman" w:cs="Times New Roman"/>
          <w:sz w:val="24"/>
          <w:szCs w:val="24"/>
        </w:rPr>
        <w:t>4[A]</w:t>
      </w:r>
      <w:r w:rsidR="00F66A60" w:rsidRPr="00934F5E">
        <w:rPr>
          <w:rFonts w:ascii="Times New Roman" w:hAnsi="Times New Roman" w:cs="Times New Roman"/>
          <w:sz w:val="24"/>
          <w:szCs w:val="24"/>
        </w:rPr>
        <w:t xml:space="preserve">). </w:t>
      </w:r>
      <w:r w:rsidR="00B82BF8">
        <w:rPr>
          <w:rFonts w:ascii="Times New Roman" w:hAnsi="Times New Roman" w:cs="Times New Roman"/>
          <w:sz w:val="24"/>
          <w:szCs w:val="24"/>
        </w:rPr>
        <w:t>One Health</w:t>
      </w:r>
      <w:r w:rsidR="009C0A26" w:rsidRPr="00934F5E">
        <w:rPr>
          <w:rFonts w:ascii="Times New Roman" w:hAnsi="Times New Roman" w:cs="Times New Roman"/>
          <w:sz w:val="24"/>
          <w:szCs w:val="24"/>
        </w:rPr>
        <w:t xml:space="preserve"> </w:t>
      </w:r>
      <w:r w:rsidR="00B82BF8" w:rsidRPr="00934F5E">
        <w:rPr>
          <w:rFonts w:ascii="Times New Roman" w:hAnsi="Times New Roman" w:cs="Times New Roman"/>
          <w:sz w:val="24"/>
          <w:szCs w:val="24"/>
        </w:rPr>
        <w:t xml:space="preserve">and </w:t>
      </w:r>
      <w:r w:rsidR="00B82BF8" w:rsidRPr="00B82BF8">
        <w:rPr>
          <w:rFonts w:ascii="Times New Roman" w:hAnsi="Times New Roman" w:cs="Times New Roman"/>
          <w:sz w:val="24"/>
          <w:szCs w:val="24"/>
        </w:rPr>
        <w:t>Planetary</w:t>
      </w:r>
      <w:r w:rsidR="00B82BF8">
        <w:rPr>
          <w:rFonts w:ascii="Times New Roman" w:hAnsi="Times New Roman" w:cs="Times New Roman"/>
          <w:sz w:val="24"/>
          <w:szCs w:val="24"/>
        </w:rPr>
        <w:t xml:space="preserve"> Health</w:t>
      </w:r>
      <w:r w:rsidR="009C0A26" w:rsidRPr="00934F5E">
        <w:rPr>
          <w:rFonts w:ascii="Times New Roman" w:hAnsi="Times New Roman" w:cs="Times New Roman"/>
          <w:sz w:val="24"/>
          <w:szCs w:val="24"/>
        </w:rPr>
        <w:t xml:space="preserve"> </w:t>
      </w:r>
      <w:r w:rsidR="00F66A60" w:rsidRPr="00934F5E">
        <w:rPr>
          <w:rFonts w:ascii="Times New Roman" w:hAnsi="Times New Roman" w:cs="Times New Roman"/>
          <w:sz w:val="24"/>
          <w:szCs w:val="24"/>
        </w:rPr>
        <w:t xml:space="preserve">are very close in </w:t>
      </w:r>
      <w:r w:rsidRPr="00934F5E">
        <w:rPr>
          <w:rFonts w:ascii="Times New Roman" w:hAnsi="Times New Roman" w:cs="Times New Roman"/>
          <w:sz w:val="24"/>
          <w:szCs w:val="24"/>
        </w:rPr>
        <w:t xml:space="preserve">the percentage of articles </w:t>
      </w:r>
      <w:del w:id="195" w:author="Byomkesh Talukder" w:date="2023-10-09T20:24:00Z">
        <w:r w:rsidRPr="00934F5E" w:rsidDel="005025BC">
          <w:rPr>
            <w:rFonts w:ascii="Times New Roman" w:hAnsi="Times New Roman" w:cs="Times New Roman"/>
            <w:sz w:val="24"/>
            <w:szCs w:val="24"/>
          </w:rPr>
          <w:delText>that focussed</w:delText>
        </w:r>
      </w:del>
      <w:ins w:id="196" w:author="Byomkesh Talukder" w:date="2023-10-09T20:24:00Z">
        <w:r w:rsidR="005025BC">
          <w:rPr>
            <w:rFonts w:ascii="Times New Roman" w:hAnsi="Times New Roman" w:cs="Times New Roman"/>
            <w:sz w:val="24"/>
            <w:szCs w:val="24"/>
          </w:rPr>
          <w:t>focussing</w:t>
        </w:r>
      </w:ins>
      <w:r w:rsidRPr="00934F5E">
        <w:rPr>
          <w:rFonts w:ascii="Times New Roman" w:hAnsi="Times New Roman" w:cs="Times New Roman"/>
          <w:sz w:val="24"/>
          <w:szCs w:val="24"/>
        </w:rPr>
        <w:t xml:space="preserve"> on</w:t>
      </w:r>
      <w:r w:rsidR="00F66A60" w:rsidRPr="00934F5E">
        <w:rPr>
          <w:rFonts w:ascii="Times New Roman" w:hAnsi="Times New Roman" w:cs="Times New Roman"/>
          <w:sz w:val="24"/>
          <w:szCs w:val="24"/>
        </w:rPr>
        <w:t xml:space="preserve"> advocacy (49% and 50%</w:t>
      </w:r>
      <w:r w:rsidR="002A7052" w:rsidRPr="00934F5E">
        <w:rPr>
          <w:rFonts w:ascii="Times New Roman" w:hAnsi="Times New Roman" w:cs="Times New Roman"/>
          <w:sz w:val="24"/>
          <w:szCs w:val="24"/>
        </w:rPr>
        <w:t>,</w:t>
      </w:r>
      <w:r w:rsidR="00F66A60" w:rsidRPr="00934F5E">
        <w:rPr>
          <w:rFonts w:ascii="Times New Roman" w:hAnsi="Times New Roman" w:cs="Times New Roman"/>
          <w:sz w:val="24"/>
          <w:szCs w:val="24"/>
        </w:rPr>
        <w:t xml:space="preserve"> respectively)</w:t>
      </w:r>
      <w:r w:rsidR="002A7052" w:rsidRPr="00934F5E">
        <w:rPr>
          <w:rFonts w:ascii="Times New Roman" w:hAnsi="Times New Roman" w:cs="Times New Roman"/>
          <w:sz w:val="24"/>
          <w:szCs w:val="24"/>
        </w:rPr>
        <w:t>,</w:t>
      </w:r>
      <w:r w:rsidR="00F66A60" w:rsidRPr="00934F5E">
        <w:rPr>
          <w:rFonts w:ascii="Times New Roman" w:hAnsi="Times New Roman" w:cs="Times New Roman"/>
          <w:sz w:val="24"/>
          <w:szCs w:val="24"/>
        </w:rPr>
        <w:t xml:space="preserve"> with </w:t>
      </w:r>
      <w:proofErr w:type="spellStart"/>
      <w:r w:rsidR="00B82BF8">
        <w:rPr>
          <w:rFonts w:ascii="Times New Roman" w:hAnsi="Times New Roman" w:cs="Times New Roman"/>
          <w:color w:val="000000" w:themeColor="text1"/>
          <w:sz w:val="24"/>
          <w:szCs w:val="24"/>
        </w:rPr>
        <w:t>EcoHealth</w:t>
      </w:r>
      <w:proofErr w:type="spellEnd"/>
      <w:r w:rsidR="009C0A26" w:rsidRPr="00934F5E">
        <w:rPr>
          <w:rFonts w:ascii="Times New Roman" w:hAnsi="Times New Roman" w:cs="Times New Roman"/>
          <w:sz w:val="24"/>
          <w:szCs w:val="24"/>
        </w:rPr>
        <w:t xml:space="preserve"> </w:t>
      </w:r>
      <w:r w:rsidR="00F66A60" w:rsidRPr="00934F5E">
        <w:rPr>
          <w:rFonts w:ascii="Times New Roman" w:hAnsi="Times New Roman" w:cs="Times New Roman"/>
          <w:sz w:val="24"/>
          <w:szCs w:val="24"/>
        </w:rPr>
        <w:t xml:space="preserve">lagging considerably behind with only 13%. However, </w:t>
      </w:r>
      <w:r w:rsidRPr="00934F5E">
        <w:rPr>
          <w:rFonts w:ascii="Times New Roman" w:hAnsi="Times New Roman" w:cs="Times New Roman"/>
          <w:sz w:val="24"/>
          <w:szCs w:val="24"/>
        </w:rPr>
        <w:t>the reverse was true for</w:t>
      </w:r>
      <w:r w:rsidR="00F66A60" w:rsidRPr="00934F5E">
        <w:rPr>
          <w:rFonts w:ascii="Times New Roman" w:hAnsi="Times New Roman" w:cs="Times New Roman"/>
          <w:sz w:val="24"/>
          <w:szCs w:val="24"/>
        </w:rPr>
        <w:t xml:space="preserve"> implemented, with </w:t>
      </w:r>
      <w:proofErr w:type="spellStart"/>
      <w:r w:rsidR="00B82BF8">
        <w:rPr>
          <w:rFonts w:ascii="Times New Roman" w:hAnsi="Times New Roman" w:cs="Times New Roman"/>
          <w:color w:val="000000" w:themeColor="text1"/>
          <w:sz w:val="24"/>
          <w:szCs w:val="24"/>
        </w:rPr>
        <w:t>EcoHealth</w:t>
      </w:r>
      <w:proofErr w:type="spellEnd"/>
      <w:r w:rsidR="009C0A26" w:rsidRPr="00934F5E">
        <w:rPr>
          <w:rFonts w:ascii="Times New Roman" w:hAnsi="Times New Roman" w:cs="Times New Roman"/>
          <w:sz w:val="24"/>
          <w:szCs w:val="24"/>
        </w:rPr>
        <w:t xml:space="preserve"> </w:t>
      </w:r>
      <w:r w:rsidR="00F66A60" w:rsidRPr="00934F5E">
        <w:rPr>
          <w:rFonts w:ascii="Times New Roman" w:hAnsi="Times New Roman" w:cs="Times New Roman"/>
          <w:sz w:val="24"/>
          <w:szCs w:val="24"/>
        </w:rPr>
        <w:t>leading significantly (Fig</w:t>
      </w:r>
      <w:r w:rsidR="009222A2" w:rsidRPr="00934F5E">
        <w:rPr>
          <w:rFonts w:ascii="Times New Roman" w:hAnsi="Times New Roman" w:cs="Times New Roman"/>
          <w:sz w:val="24"/>
          <w:szCs w:val="24"/>
        </w:rPr>
        <w:t>. 4[B]</w:t>
      </w:r>
      <w:r w:rsidR="00F66A60" w:rsidRPr="00934F5E">
        <w:rPr>
          <w:rFonts w:ascii="Times New Roman" w:hAnsi="Times New Roman" w:cs="Times New Roman"/>
          <w:sz w:val="24"/>
          <w:szCs w:val="24"/>
        </w:rPr>
        <w:t xml:space="preserve">). Advocacy dominated throughout the study period, with a rise in 2019-2020 </w:t>
      </w:r>
      <w:r w:rsidRPr="00934F5E">
        <w:rPr>
          <w:rFonts w:ascii="Times New Roman" w:hAnsi="Times New Roman" w:cs="Times New Roman"/>
          <w:sz w:val="24"/>
          <w:szCs w:val="24"/>
        </w:rPr>
        <w:t xml:space="preserve">and </w:t>
      </w:r>
      <w:r w:rsidR="00F66A60" w:rsidRPr="00934F5E">
        <w:rPr>
          <w:rFonts w:ascii="Times New Roman" w:hAnsi="Times New Roman" w:cs="Times New Roman"/>
          <w:sz w:val="24"/>
          <w:szCs w:val="24"/>
        </w:rPr>
        <w:t>a steady decrease in articles on application within the same period (Fig</w:t>
      </w:r>
      <w:r w:rsidR="009222A2" w:rsidRPr="00934F5E">
        <w:rPr>
          <w:rFonts w:ascii="Times New Roman" w:hAnsi="Times New Roman" w:cs="Times New Roman"/>
          <w:sz w:val="24"/>
          <w:szCs w:val="24"/>
        </w:rPr>
        <w:t>. 4[C]</w:t>
      </w:r>
      <w:r w:rsidR="00F66A60" w:rsidRPr="00934F5E">
        <w:rPr>
          <w:rFonts w:ascii="Times New Roman" w:hAnsi="Times New Roman" w:cs="Times New Roman"/>
          <w:sz w:val="24"/>
          <w:szCs w:val="24"/>
        </w:rPr>
        <w:t>)</w:t>
      </w:r>
      <w:r w:rsidRPr="00934F5E">
        <w:rPr>
          <w:rFonts w:ascii="Times New Roman" w:hAnsi="Times New Roman" w:cs="Times New Roman"/>
          <w:sz w:val="24"/>
          <w:szCs w:val="24"/>
        </w:rPr>
        <w:t>. This decrease</w:t>
      </w:r>
      <w:r w:rsidR="00F66A60" w:rsidRPr="00934F5E">
        <w:rPr>
          <w:rFonts w:ascii="Times New Roman" w:hAnsi="Times New Roman" w:cs="Times New Roman"/>
          <w:sz w:val="24"/>
          <w:szCs w:val="24"/>
        </w:rPr>
        <w:t xml:space="preserve"> could be related to </w:t>
      </w:r>
      <w:r w:rsidRPr="00934F5E">
        <w:rPr>
          <w:rFonts w:ascii="Times New Roman" w:hAnsi="Times New Roman" w:cs="Times New Roman"/>
          <w:sz w:val="24"/>
          <w:szCs w:val="24"/>
        </w:rPr>
        <w:t>limitations</w:t>
      </w:r>
      <w:r w:rsidR="00F66A60" w:rsidRPr="00934F5E">
        <w:rPr>
          <w:rFonts w:ascii="Times New Roman" w:hAnsi="Times New Roman" w:cs="Times New Roman"/>
          <w:sz w:val="24"/>
          <w:szCs w:val="24"/>
        </w:rPr>
        <w:t xml:space="preserve"> due to travel restrictions caused by COVID-19.</w:t>
      </w:r>
      <w:r w:rsidR="00182D6B">
        <w:rPr>
          <w:rFonts w:ascii="Times New Roman" w:hAnsi="Times New Roman" w:cs="Times New Roman"/>
          <w:sz w:val="24"/>
          <w:szCs w:val="24"/>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7" w:author="Mohammadali Tofighi" w:date="2023-10-31T13:53:00Z">
          <w:tblPr>
            <w:tblStyle w:val="TableGrid"/>
            <w:tblW w:w="0" w:type="auto"/>
            <w:tblLook w:val="04A0" w:firstRow="1" w:lastRow="0" w:firstColumn="1" w:lastColumn="0" w:noHBand="0" w:noVBand="1"/>
          </w:tblPr>
        </w:tblPrChange>
      </w:tblPr>
      <w:tblGrid>
        <w:gridCol w:w="7479"/>
        <w:tblGridChange w:id="198">
          <w:tblGrid>
            <w:gridCol w:w="9576"/>
          </w:tblGrid>
        </w:tblGridChange>
      </w:tblGrid>
      <w:tr w:rsidR="0079344C" w14:paraId="54DDDD83" w14:textId="77777777" w:rsidTr="0079344C">
        <w:trPr>
          <w:jc w:val="center"/>
          <w:ins w:id="199" w:author="Mohammadali Tofighi" w:date="2023-10-31T13:50:00Z"/>
        </w:trPr>
        <w:tc>
          <w:tcPr>
            <w:tcW w:w="7479" w:type="dxa"/>
            <w:tcPrChange w:id="200" w:author="Mohammadali Tofighi" w:date="2023-10-31T13:53:00Z">
              <w:tcPr>
                <w:tcW w:w="9576" w:type="dxa"/>
              </w:tcPr>
            </w:tcPrChange>
          </w:tcPr>
          <w:p w14:paraId="1E7DA2DE" w14:textId="6F838BD7" w:rsidR="0079344C" w:rsidRDefault="0079344C" w:rsidP="0079344C">
            <w:pPr>
              <w:pStyle w:val="ListParagraph"/>
              <w:ind w:left="0"/>
              <w:contextualSpacing w:val="0"/>
              <w:jc w:val="center"/>
              <w:rPr>
                <w:ins w:id="201" w:author="Mohammadali Tofighi" w:date="2023-10-31T13:50:00Z"/>
                <w:rFonts w:ascii="Times New Roman" w:hAnsi="Times New Roman" w:cs="Times New Roman"/>
                <w:sz w:val="24"/>
                <w:szCs w:val="24"/>
              </w:rPr>
            </w:pPr>
            <w:ins w:id="202" w:author="Mohammadali Tofighi" w:date="2023-10-31T13:50:00Z">
              <w:r>
                <w:rPr>
                  <w:rFonts w:ascii="Times New Roman" w:hAnsi="Times New Roman" w:cs="Times New Roman"/>
                  <w:noProof/>
                  <w:sz w:val="24"/>
                  <w:szCs w:val="24"/>
                </w:rPr>
                <w:lastRenderedPageBreak/>
                <w:drawing>
                  <wp:inline distT="0" distB="0" distL="0" distR="0" wp14:anchorId="2498A627" wp14:editId="2275A0D9">
                    <wp:extent cx="4536000" cy="2657632"/>
                    <wp:effectExtent l="0" t="0" r="0" b="0"/>
                    <wp:docPr id="2002596354" name="Picture 5" descr="A graph showing the number of publi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96354" name="Picture 5" descr="A graph showing the number of publication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6000" cy="2657632"/>
                            </a:xfrm>
                            <a:prstGeom prst="rect">
                              <a:avLst/>
                            </a:prstGeom>
                          </pic:spPr>
                        </pic:pic>
                      </a:graphicData>
                    </a:graphic>
                  </wp:inline>
                </w:drawing>
              </w:r>
            </w:ins>
          </w:p>
        </w:tc>
      </w:tr>
      <w:tr w:rsidR="0079344C" w14:paraId="1BCF0762" w14:textId="77777777" w:rsidTr="0079344C">
        <w:trPr>
          <w:jc w:val="center"/>
          <w:ins w:id="203" w:author="Mohammadali Tofighi" w:date="2023-10-31T13:50:00Z"/>
        </w:trPr>
        <w:tc>
          <w:tcPr>
            <w:tcW w:w="7479" w:type="dxa"/>
            <w:tcPrChange w:id="204" w:author="Mohammadali Tofighi" w:date="2023-10-31T13:53:00Z">
              <w:tcPr>
                <w:tcW w:w="9576" w:type="dxa"/>
              </w:tcPr>
            </w:tcPrChange>
          </w:tcPr>
          <w:p w14:paraId="5E87D3A3" w14:textId="514BA1DD" w:rsidR="0079344C" w:rsidRDefault="0079344C" w:rsidP="0079344C">
            <w:pPr>
              <w:pStyle w:val="ListParagraph"/>
              <w:ind w:left="0"/>
              <w:contextualSpacing w:val="0"/>
              <w:jc w:val="center"/>
              <w:rPr>
                <w:ins w:id="205" w:author="Mohammadali Tofighi" w:date="2023-10-31T13:50:00Z"/>
                <w:rFonts w:ascii="Times New Roman" w:hAnsi="Times New Roman" w:cs="Times New Roman"/>
                <w:sz w:val="24"/>
                <w:szCs w:val="24"/>
              </w:rPr>
            </w:pPr>
            <w:ins w:id="206" w:author="Mohammadali Tofighi" w:date="2023-10-31T13:50:00Z">
              <w:r>
                <w:rPr>
                  <w:rFonts w:ascii="Times New Roman" w:hAnsi="Times New Roman" w:cs="Times New Roman"/>
                  <w:noProof/>
                  <w:sz w:val="24"/>
                  <w:szCs w:val="24"/>
                </w:rPr>
                <w:drawing>
                  <wp:inline distT="0" distB="0" distL="0" distR="0" wp14:anchorId="5D8D7CEA" wp14:editId="31B25BB9">
                    <wp:extent cx="4536000" cy="2638247"/>
                    <wp:effectExtent l="0" t="0" r="0" b="0"/>
                    <wp:docPr id="178985592" name="Picture 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5592" name="Picture 6" descr="A graph of different colored squar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6000" cy="2638247"/>
                            </a:xfrm>
                            <a:prstGeom prst="rect">
                              <a:avLst/>
                            </a:prstGeom>
                          </pic:spPr>
                        </pic:pic>
                      </a:graphicData>
                    </a:graphic>
                  </wp:inline>
                </w:drawing>
              </w:r>
            </w:ins>
          </w:p>
        </w:tc>
      </w:tr>
      <w:tr w:rsidR="0079344C" w14:paraId="6C779AE8" w14:textId="77777777" w:rsidTr="0079344C">
        <w:trPr>
          <w:jc w:val="center"/>
          <w:ins w:id="207" w:author="Mohammadali Tofighi" w:date="2023-10-31T13:50:00Z"/>
        </w:trPr>
        <w:tc>
          <w:tcPr>
            <w:tcW w:w="7479" w:type="dxa"/>
            <w:tcPrChange w:id="208" w:author="Mohammadali Tofighi" w:date="2023-10-31T13:53:00Z">
              <w:tcPr>
                <w:tcW w:w="9576" w:type="dxa"/>
              </w:tcPr>
            </w:tcPrChange>
          </w:tcPr>
          <w:p w14:paraId="705AF50B" w14:textId="53528557" w:rsidR="0079344C" w:rsidRDefault="0079344C" w:rsidP="0079344C">
            <w:pPr>
              <w:pStyle w:val="ListParagraph"/>
              <w:ind w:left="0"/>
              <w:contextualSpacing w:val="0"/>
              <w:jc w:val="center"/>
              <w:rPr>
                <w:ins w:id="209" w:author="Mohammadali Tofighi" w:date="2023-10-31T13:50:00Z"/>
                <w:rFonts w:ascii="Times New Roman" w:hAnsi="Times New Roman" w:cs="Times New Roman"/>
                <w:sz w:val="24"/>
                <w:szCs w:val="24"/>
              </w:rPr>
            </w:pPr>
            <w:ins w:id="210" w:author="Mohammadali Tofighi" w:date="2023-10-31T13:50:00Z">
              <w:r>
                <w:rPr>
                  <w:rFonts w:ascii="Times New Roman" w:hAnsi="Times New Roman" w:cs="Times New Roman"/>
                  <w:noProof/>
                  <w:sz w:val="24"/>
                  <w:szCs w:val="24"/>
                </w:rPr>
                <w:drawing>
                  <wp:inline distT="0" distB="0" distL="0" distR="0" wp14:anchorId="1FD231AD" wp14:editId="7B100C3C">
                    <wp:extent cx="4536000" cy="2580092"/>
                    <wp:effectExtent l="0" t="0" r="0" b="0"/>
                    <wp:docPr id="1045811117" name="Picture 7" descr="A graph showing the number of appli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11117" name="Picture 7" descr="A graph showing the number of application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6000" cy="2580092"/>
                            </a:xfrm>
                            <a:prstGeom prst="rect">
                              <a:avLst/>
                            </a:prstGeom>
                          </pic:spPr>
                        </pic:pic>
                      </a:graphicData>
                    </a:graphic>
                  </wp:inline>
                </w:drawing>
              </w:r>
            </w:ins>
          </w:p>
        </w:tc>
      </w:tr>
    </w:tbl>
    <w:p w14:paraId="761DEDE6" w14:textId="7DB4C661" w:rsidR="005D5812" w:rsidRPr="00934F5E" w:rsidDel="0079344C" w:rsidRDefault="00000000">
      <w:pPr>
        <w:pStyle w:val="ListParagraph"/>
        <w:spacing w:line="240" w:lineRule="auto"/>
        <w:ind w:left="0"/>
        <w:contextualSpacing w:val="0"/>
        <w:jc w:val="center"/>
        <w:rPr>
          <w:del w:id="211" w:author="Mohammadali Tofighi" w:date="2023-10-31T13:51:00Z"/>
          <w:rFonts w:ascii="Times New Roman" w:hAnsi="Times New Roman" w:cs="Times New Roman"/>
          <w:sz w:val="24"/>
          <w:szCs w:val="24"/>
        </w:rPr>
        <w:pPrChange w:id="212" w:author="Mohammadali Tofighi" w:date="2023-10-31T13:50:00Z">
          <w:pPr>
            <w:pStyle w:val="ListParagraph"/>
            <w:spacing w:line="240" w:lineRule="auto"/>
            <w:ind w:left="0"/>
            <w:contextualSpacing w:val="0"/>
            <w:jc w:val="both"/>
          </w:pPr>
        </w:pPrChange>
      </w:pPr>
      <w:del w:id="213" w:author="Mohammadali Tofighi" w:date="2023-10-31T13:51:00Z">
        <w:r>
          <w:rPr>
            <w:noProof/>
          </w:rPr>
          <w:pict w14:anchorId="31D9EE42">
            <v:group id="Group 12" o:spid="_x0000_s1035" style="position:absolute;left:0;text-align:left;margin-left:-3.75pt;margin-top:22.15pt;width:429.45pt;height:539.25pt;z-index:251657728;mso-position-horizontal-relative:text;mso-position-vertical-relative:text;mso-height-relative:margin" coordsize="54540,70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">
              <v:group id="Group 1" o:spid="_x0000_s1036" style="position:absolute;left:4857;width:49683;height:70332" coordsize="49682,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37" style="position:absolute;top:29337;width:49682;height:27203" coordsize="49682,2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8" type="#_x0000_t75" style="position:absolute;top:2286;width:49682;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">
                    <v:imagedata r:id="rId31" o:title=""/>
                  </v:shape>
                  <v:shape id="Picture 19" o:spid="_x0000_s1039" type="#_x0000_t75" style="position:absolute;left:6096;width:43586;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">
                    <v:imagedata r:id="rId32" o:title=""/>
                  </v:shape>
                </v:group>
                <v:shape id="Picture 20" o:spid="_x0000_s1040" type="#_x0000_t75" style="position:absolute;left:889;width:48387;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">
                  <v:imagedata r:id="rId33" o:title=""/>
                </v:shape>
                <v:shape id="Picture 21" o:spid="_x0000_s1041" type="#_x0000_t75" style="position:absolute;left:889;top:56515;width:48387;height:2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">
                  <v:imagedata r:id="rId34" o:title=""/>
                </v:shape>
              </v:group>
              <v:group id="Group 11" o:spid="_x0000_s1042" style="position:absolute;width:6699;height:55721" coordsize="6699,5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2" o:spid="_x0000_s1043" type="#_x0000_t202" style="position:absolute;left:952;width:5747;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4D69874F" w14:textId="479B23FD" w:rsidR="00927253" w:rsidRPr="00493004" w:rsidRDefault="00927253" w:rsidP="00927253">
                        <w:pPr>
                          <w:jc w:val="center"/>
                          <w:rPr>
                            <w:rFonts w:ascii="Times New Roman" w:hAnsi="Times New Roman" w:cs="Times New Roman"/>
                            <w:b/>
                            <w:bCs/>
                            <w:color w:val="000000" w:themeColor="text1"/>
                            <w:sz w:val="24"/>
                            <w:szCs w:val="24"/>
                          </w:rPr>
                        </w:pPr>
                        <w:r w:rsidRPr="00493004">
                          <w:rPr>
                            <w:rFonts w:ascii="Times New Roman" w:hAnsi="Times New Roman" w:cs="Times New Roman"/>
                            <w:b/>
                            <w:bCs/>
                            <w:color w:val="000000" w:themeColor="text1"/>
                            <w:sz w:val="24"/>
                            <w:szCs w:val="24"/>
                          </w:rPr>
                          <w:t>[A]</w:t>
                        </w:r>
                      </w:p>
                    </w:txbxContent>
                  </v:textbox>
                </v:shape>
                <v:shape id="Text Box 8" o:spid="_x0000_s1044" type="#_x0000_t202" style="position:absolute;top:27051;width:5746;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5FF134DE" w14:textId="5238EDE8" w:rsidR="00927253" w:rsidRPr="00493004" w:rsidRDefault="00927253" w:rsidP="00927253">
                        <w:pPr>
                          <w:jc w:val="center"/>
                          <w:rPr>
                            <w:rFonts w:ascii="Times New Roman" w:hAnsi="Times New Roman" w:cs="Times New Roman"/>
                            <w:b/>
                            <w:bCs/>
                            <w:color w:val="000000" w:themeColor="text1"/>
                            <w:sz w:val="24"/>
                            <w:szCs w:val="24"/>
                          </w:rPr>
                        </w:pPr>
                        <w:r w:rsidRPr="00493004">
                          <w:rPr>
                            <w:rFonts w:ascii="Times New Roman" w:hAnsi="Times New Roman" w:cs="Times New Roman"/>
                            <w:b/>
                            <w:bCs/>
                            <w:color w:val="000000" w:themeColor="text1"/>
                            <w:sz w:val="24"/>
                            <w:szCs w:val="24"/>
                          </w:rPr>
                          <w:t>[B]</w:t>
                        </w:r>
                      </w:p>
                    </w:txbxContent>
                  </v:textbox>
                </v:shape>
                <v:shape id="Text Box 9" o:spid="_x0000_s1045" type="#_x0000_t202" style="position:absolute;top:50958;width:5746;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0FEB403F" w14:textId="2A777BE6" w:rsidR="00927253" w:rsidRPr="00493004" w:rsidRDefault="00927253" w:rsidP="00927253">
                        <w:pPr>
                          <w:jc w:val="center"/>
                          <w:rPr>
                            <w:rFonts w:ascii="Times New Roman" w:hAnsi="Times New Roman" w:cs="Times New Roman"/>
                            <w:b/>
                            <w:bCs/>
                            <w:color w:val="000000" w:themeColor="text1"/>
                            <w:sz w:val="24"/>
                            <w:szCs w:val="24"/>
                          </w:rPr>
                        </w:pPr>
                        <w:r w:rsidRPr="00493004">
                          <w:rPr>
                            <w:rFonts w:ascii="Times New Roman" w:hAnsi="Times New Roman" w:cs="Times New Roman"/>
                            <w:b/>
                            <w:bCs/>
                            <w:color w:val="000000" w:themeColor="text1"/>
                            <w:sz w:val="24"/>
                            <w:szCs w:val="24"/>
                          </w:rPr>
                          <w:t>[C]</w:t>
                        </w:r>
                      </w:p>
                    </w:txbxContent>
                  </v:textbox>
                </v:shape>
              </v:group>
            </v:group>
          </w:pict>
        </w:r>
      </w:del>
    </w:p>
    <w:p w14:paraId="5FD06EDB" w14:textId="15117BA8" w:rsidR="002C47DB" w:rsidRPr="00934F5E" w:rsidDel="0079344C" w:rsidRDefault="002C47DB">
      <w:pPr>
        <w:pStyle w:val="ListParagraph"/>
        <w:spacing w:line="240" w:lineRule="auto"/>
        <w:ind w:left="0"/>
        <w:contextualSpacing w:val="0"/>
        <w:rPr>
          <w:del w:id="214" w:author="Mohammadali Tofighi" w:date="2023-10-31T13:51:00Z"/>
          <w:rFonts w:ascii="Times New Roman" w:hAnsi="Times New Roman" w:cs="Times New Roman"/>
          <w:sz w:val="24"/>
          <w:szCs w:val="24"/>
        </w:rPr>
        <w:pPrChange w:id="215" w:author="Mohammadali Tofighi" w:date="2023-10-31T13:51:00Z">
          <w:pPr>
            <w:pStyle w:val="ListParagraph"/>
            <w:spacing w:line="240" w:lineRule="auto"/>
            <w:ind w:left="0"/>
            <w:jc w:val="both"/>
          </w:pPr>
        </w:pPrChange>
      </w:pPr>
    </w:p>
    <w:p w14:paraId="467C5A0B" w14:textId="60994D50" w:rsidR="00DB0EBF" w:rsidDel="0079344C" w:rsidRDefault="00DB0EBF" w:rsidP="00AF3607">
      <w:pPr>
        <w:pStyle w:val="ListParagraph"/>
        <w:spacing w:line="240" w:lineRule="auto"/>
        <w:ind w:left="0"/>
        <w:jc w:val="center"/>
        <w:rPr>
          <w:del w:id="216" w:author="Mohammadali Tofighi" w:date="2023-10-31T13:51:00Z"/>
          <w:rFonts w:ascii="Times New Roman" w:hAnsi="Times New Roman" w:cs="Times New Roman"/>
          <w:sz w:val="20"/>
          <w:szCs w:val="20"/>
        </w:rPr>
      </w:pPr>
    </w:p>
    <w:p w14:paraId="09219C09" w14:textId="113F7F47" w:rsidR="00927253" w:rsidDel="0079344C" w:rsidRDefault="00927253" w:rsidP="00AF3607">
      <w:pPr>
        <w:pStyle w:val="ListParagraph"/>
        <w:spacing w:line="240" w:lineRule="auto"/>
        <w:ind w:left="0"/>
        <w:jc w:val="both"/>
        <w:rPr>
          <w:del w:id="217" w:author="Mohammadali Tofighi" w:date="2023-10-31T13:51:00Z"/>
          <w:rFonts w:ascii="Times New Roman" w:hAnsi="Times New Roman" w:cs="Times New Roman"/>
          <w:sz w:val="20"/>
          <w:szCs w:val="20"/>
        </w:rPr>
      </w:pPr>
    </w:p>
    <w:p w14:paraId="7F8E09F6" w14:textId="5339EDEE" w:rsidR="00927253" w:rsidDel="0079344C" w:rsidRDefault="00927253" w:rsidP="00AF3607">
      <w:pPr>
        <w:pStyle w:val="ListParagraph"/>
        <w:spacing w:line="240" w:lineRule="auto"/>
        <w:ind w:left="0"/>
        <w:jc w:val="both"/>
        <w:rPr>
          <w:del w:id="218" w:author="Mohammadali Tofighi" w:date="2023-10-31T13:51:00Z"/>
          <w:rFonts w:ascii="Times New Roman" w:hAnsi="Times New Roman" w:cs="Times New Roman"/>
          <w:sz w:val="20"/>
          <w:szCs w:val="20"/>
        </w:rPr>
      </w:pPr>
    </w:p>
    <w:p w14:paraId="259EBDA7" w14:textId="394A4896" w:rsidR="00927253" w:rsidDel="0079344C" w:rsidRDefault="00927253" w:rsidP="00AF3607">
      <w:pPr>
        <w:pStyle w:val="ListParagraph"/>
        <w:spacing w:line="240" w:lineRule="auto"/>
        <w:ind w:left="0"/>
        <w:jc w:val="both"/>
        <w:rPr>
          <w:del w:id="219" w:author="Mohammadali Tofighi" w:date="2023-10-31T13:51:00Z"/>
          <w:rFonts w:ascii="Times New Roman" w:hAnsi="Times New Roman" w:cs="Times New Roman"/>
          <w:sz w:val="20"/>
          <w:szCs w:val="20"/>
        </w:rPr>
      </w:pPr>
    </w:p>
    <w:p w14:paraId="098DCD45" w14:textId="4524EEF9" w:rsidR="00927253" w:rsidDel="0079344C" w:rsidRDefault="00927253" w:rsidP="00AF3607">
      <w:pPr>
        <w:pStyle w:val="ListParagraph"/>
        <w:spacing w:line="240" w:lineRule="auto"/>
        <w:ind w:left="0"/>
        <w:jc w:val="both"/>
        <w:rPr>
          <w:del w:id="220" w:author="Mohammadali Tofighi" w:date="2023-10-31T13:51:00Z"/>
          <w:rFonts w:ascii="Times New Roman" w:hAnsi="Times New Roman" w:cs="Times New Roman"/>
          <w:sz w:val="20"/>
          <w:szCs w:val="20"/>
        </w:rPr>
      </w:pPr>
    </w:p>
    <w:p w14:paraId="0140E1F5" w14:textId="361325DC" w:rsidR="00927253" w:rsidDel="0079344C" w:rsidRDefault="00927253" w:rsidP="00AF3607">
      <w:pPr>
        <w:pStyle w:val="ListParagraph"/>
        <w:spacing w:line="240" w:lineRule="auto"/>
        <w:ind w:left="0"/>
        <w:jc w:val="both"/>
        <w:rPr>
          <w:del w:id="221" w:author="Mohammadali Tofighi" w:date="2023-10-31T13:51:00Z"/>
          <w:rFonts w:ascii="Times New Roman" w:hAnsi="Times New Roman" w:cs="Times New Roman"/>
          <w:sz w:val="20"/>
          <w:szCs w:val="20"/>
        </w:rPr>
      </w:pPr>
    </w:p>
    <w:p w14:paraId="12A5CDD1" w14:textId="669DE36B" w:rsidR="00927253" w:rsidDel="0079344C" w:rsidRDefault="00927253" w:rsidP="00AF3607">
      <w:pPr>
        <w:pStyle w:val="ListParagraph"/>
        <w:spacing w:line="240" w:lineRule="auto"/>
        <w:ind w:left="0"/>
        <w:jc w:val="both"/>
        <w:rPr>
          <w:del w:id="222" w:author="Mohammadali Tofighi" w:date="2023-10-31T13:51:00Z"/>
          <w:rFonts w:ascii="Times New Roman" w:hAnsi="Times New Roman" w:cs="Times New Roman"/>
          <w:sz w:val="20"/>
          <w:szCs w:val="20"/>
        </w:rPr>
      </w:pPr>
    </w:p>
    <w:p w14:paraId="0443614D" w14:textId="36831171" w:rsidR="00927253" w:rsidDel="0079344C" w:rsidRDefault="00927253" w:rsidP="00AF3607">
      <w:pPr>
        <w:pStyle w:val="ListParagraph"/>
        <w:spacing w:line="240" w:lineRule="auto"/>
        <w:ind w:left="0"/>
        <w:jc w:val="both"/>
        <w:rPr>
          <w:del w:id="223" w:author="Mohammadali Tofighi" w:date="2023-10-31T13:51:00Z"/>
          <w:rFonts w:ascii="Times New Roman" w:hAnsi="Times New Roman" w:cs="Times New Roman"/>
          <w:sz w:val="20"/>
          <w:szCs w:val="20"/>
        </w:rPr>
      </w:pPr>
    </w:p>
    <w:p w14:paraId="04BD4597" w14:textId="66E14606" w:rsidR="00927253" w:rsidDel="0079344C" w:rsidRDefault="00927253" w:rsidP="00AF3607">
      <w:pPr>
        <w:pStyle w:val="ListParagraph"/>
        <w:spacing w:line="240" w:lineRule="auto"/>
        <w:ind w:left="0"/>
        <w:jc w:val="both"/>
        <w:rPr>
          <w:del w:id="224" w:author="Mohammadali Tofighi" w:date="2023-10-31T13:51:00Z"/>
          <w:rFonts w:ascii="Times New Roman" w:hAnsi="Times New Roman" w:cs="Times New Roman"/>
          <w:sz w:val="20"/>
          <w:szCs w:val="20"/>
        </w:rPr>
      </w:pPr>
    </w:p>
    <w:p w14:paraId="2852B2F1" w14:textId="4F759656" w:rsidR="00927253" w:rsidDel="0079344C" w:rsidRDefault="00927253" w:rsidP="00AF3607">
      <w:pPr>
        <w:pStyle w:val="ListParagraph"/>
        <w:spacing w:line="240" w:lineRule="auto"/>
        <w:ind w:left="0"/>
        <w:jc w:val="both"/>
        <w:rPr>
          <w:del w:id="225" w:author="Mohammadali Tofighi" w:date="2023-10-31T13:51:00Z"/>
          <w:rFonts w:ascii="Times New Roman" w:hAnsi="Times New Roman" w:cs="Times New Roman"/>
          <w:sz w:val="20"/>
          <w:szCs w:val="20"/>
        </w:rPr>
      </w:pPr>
    </w:p>
    <w:p w14:paraId="2E9000E2" w14:textId="14AAF25B" w:rsidR="00927253" w:rsidDel="0079344C" w:rsidRDefault="00927253" w:rsidP="00AF3607">
      <w:pPr>
        <w:pStyle w:val="ListParagraph"/>
        <w:spacing w:line="240" w:lineRule="auto"/>
        <w:ind w:left="0"/>
        <w:jc w:val="both"/>
        <w:rPr>
          <w:del w:id="226" w:author="Mohammadali Tofighi" w:date="2023-10-31T13:51:00Z"/>
          <w:rFonts w:ascii="Times New Roman" w:hAnsi="Times New Roman" w:cs="Times New Roman"/>
          <w:sz w:val="20"/>
          <w:szCs w:val="20"/>
        </w:rPr>
      </w:pPr>
    </w:p>
    <w:p w14:paraId="60CE2895" w14:textId="7111E246" w:rsidR="00927253" w:rsidDel="0079344C" w:rsidRDefault="00927253" w:rsidP="00AF3607">
      <w:pPr>
        <w:pStyle w:val="ListParagraph"/>
        <w:spacing w:line="240" w:lineRule="auto"/>
        <w:ind w:left="0"/>
        <w:jc w:val="both"/>
        <w:rPr>
          <w:del w:id="227" w:author="Mohammadali Tofighi" w:date="2023-10-31T13:51:00Z"/>
          <w:rFonts w:ascii="Times New Roman" w:hAnsi="Times New Roman" w:cs="Times New Roman"/>
          <w:sz w:val="20"/>
          <w:szCs w:val="20"/>
        </w:rPr>
      </w:pPr>
    </w:p>
    <w:p w14:paraId="177DF709" w14:textId="2A548F28" w:rsidR="00927253" w:rsidDel="0079344C" w:rsidRDefault="00927253" w:rsidP="00AF3607">
      <w:pPr>
        <w:pStyle w:val="ListParagraph"/>
        <w:spacing w:line="240" w:lineRule="auto"/>
        <w:ind w:left="0"/>
        <w:jc w:val="both"/>
        <w:rPr>
          <w:del w:id="228" w:author="Mohammadali Tofighi" w:date="2023-10-31T13:51:00Z"/>
          <w:rFonts w:ascii="Times New Roman" w:hAnsi="Times New Roman" w:cs="Times New Roman"/>
          <w:sz w:val="20"/>
          <w:szCs w:val="20"/>
        </w:rPr>
      </w:pPr>
    </w:p>
    <w:p w14:paraId="4C4B9BE4" w14:textId="6940F633" w:rsidR="00927253" w:rsidDel="0079344C" w:rsidRDefault="00927253" w:rsidP="00AF3607">
      <w:pPr>
        <w:pStyle w:val="ListParagraph"/>
        <w:spacing w:line="240" w:lineRule="auto"/>
        <w:ind w:left="0"/>
        <w:jc w:val="both"/>
        <w:rPr>
          <w:del w:id="229" w:author="Mohammadali Tofighi" w:date="2023-10-31T13:51:00Z"/>
          <w:rFonts w:ascii="Times New Roman" w:hAnsi="Times New Roman" w:cs="Times New Roman"/>
          <w:sz w:val="20"/>
          <w:szCs w:val="20"/>
        </w:rPr>
      </w:pPr>
    </w:p>
    <w:p w14:paraId="069ADB6F" w14:textId="5DD30F6E" w:rsidR="00927253" w:rsidDel="0079344C" w:rsidRDefault="00927253" w:rsidP="00AF3607">
      <w:pPr>
        <w:pStyle w:val="ListParagraph"/>
        <w:spacing w:line="240" w:lineRule="auto"/>
        <w:ind w:left="0"/>
        <w:jc w:val="both"/>
        <w:rPr>
          <w:del w:id="230" w:author="Mohammadali Tofighi" w:date="2023-10-31T13:51:00Z"/>
          <w:rFonts w:ascii="Times New Roman" w:hAnsi="Times New Roman" w:cs="Times New Roman"/>
          <w:sz w:val="20"/>
          <w:szCs w:val="20"/>
        </w:rPr>
      </w:pPr>
    </w:p>
    <w:p w14:paraId="0B736E93" w14:textId="5CF048F8" w:rsidR="00927253" w:rsidDel="0079344C" w:rsidRDefault="00927253" w:rsidP="00AF3607">
      <w:pPr>
        <w:pStyle w:val="ListParagraph"/>
        <w:spacing w:line="240" w:lineRule="auto"/>
        <w:ind w:left="0"/>
        <w:jc w:val="both"/>
        <w:rPr>
          <w:del w:id="231" w:author="Mohammadali Tofighi" w:date="2023-10-31T13:51:00Z"/>
          <w:rFonts w:ascii="Times New Roman" w:hAnsi="Times New Roman" w:cs="Times New Roman"/>
          <w:sz w:val="20"/>
          <w:szCs w:val="20"/>
        </w:rPr>
      </w:pPr>
    </w:p>
    <w:p w14:paraId="630F61AC" w14:textId="229099BD" w:rsidR="00927253" w:rsidDel="0079344C" w:rsidRDefault="00927253" w:rsidP="00AF3607">
      <w:pPr>
        <w:pStyle w:val="ListParagraph"/>
        <w:spacing w:line="240" w:lineRule="auto"/>
        <w:ind w:left="0"/>
        <w:jc w:val="both"/>
        <w:rPr>
          <w:del w:id="232" w:author="Mohammadali Tofighi" w:date="2023-10-31T13:51:00Z"/>
          <w:rFonts w:ascii="Times New Roman" w:hAnsi="Times New Roman" w:cs="Times New Roman"/>
          <w:sz w:val="20"/>
          <w:szCs w:val="20"/>
        </w:rPr>
      </w:pPr>
    </w:p>
    <w:p w14:paraId="1FE4BBB9" w14:textId="31B91741" w:rsidR="00927253" w:rsidDel="0079344C" w:rsidRDefault="00927253" w:rsidP="00AF3607">
      <w:pPr>
        <w:pStyle w:val="ListParagraph"/>
        <w:spacing w:line="240" w:lineRule="auto"/>
        <w:ind w:left="0"/>
        <w:jc w:val="both"/>
        <w:rPr>
          <w:del w:id="233" w:author="Mohammadali Tofighi" w:date="2023-10-31T13:51:00Z"/>
          <w:rFonts w:ascii="Times New Roman" w:hAnsi="Times New Roman" w:cs="Times New Roman"/>
          <w:sz w:val="20"/>
          <w:szCs w:val="20"/>
        </w:rPr>
      </w:pPr>
    </w:p>
    <w:p w14:paraId="0E3766FC" w14:textId="2A9D8557" w:rsidR="00927253" w:rsidDel="0079344C" w:rsidRDefault="00927253" w:rsidP="00AF3607">
      <w:pPr>
        <w:pStyle w:val="ListParagraph"/>
        <w:spacing w:line="240" w:lineRule="auto"/>
        <w:ind w:left="0"/>
        <w:jc w:val="both"/>
        <w:rPr>
          <w:del w:id="234" w:author="Mohammadali Tofighi" w:date="2023-10-31T13:51:00Z"/>
          <w:rFonts w:ascii="Times New Roman" w:hAnsi="Times New Roman" w:cs="Times New Roman"/>
          <w:sz w:val="20"/>
          <w:szCs w:val="20"/>
        </w:rPr>
      </w:pPr>
    </w:p>
    <w:p w14:paraId="6E7D64A7" w14:textId="2C8C27F2" w:rsidR="00927253" w:rsidDel="0079344C" w:rsidRDefault="00927253" w:rsidP="00AF3607">
      <w:pPr>
        <w:pStyle w:val="ListParagraph"/>
        <w:spacing w:line="240" w:lineRule="auto"/>
        <w:ind w:left="0"/>
        <w:jc w:val="both"/>
        <w:rPr>
          <w:del w:id="235" w:author="Mohammadali Tofighi" w:date="2023-10-31T13:51:00Z"/>
          <w:rFonts w:ascii="Times New Roman" w:hAnsi="Times New Roman" w:cs="Times New Roman"/>
          <w:sz w:val="20"/>
          <w:szCs w:val="20"/>
        </w:rPr>
      </w:pPr>
    </w:p>
    <w:p w14:paraId="54D7B72F" w14:textId="112E7859" w:rsidR="00927253" w:rsidDel="0079344C" w:rsidRDefault="00927253" w:rsidP="00AF3607">
      <w:pPr>
        <w:pStyle w:val="ListParagraph"/>
        <w:spacing w:line="240" w:lineRule="auto"/>
        <w:ind w:left="0"/>
        <w:jc w:val="both"/>
        <w:rPr>
          <w:del w:id="236" w:author="Mohammadali Tofighi" w:date="2023-10-31T13:51:00Z"/>
          <w:rFonts w:ascii="Times New Roman" w:hAnsi="Times New Roman" w:cs="Times New Roman"/>
          <w:sz w:val="20"/>
          <w:szCs w:val="20"/>
        </w:rPr>
      </w:pPr>
    </w:p>
    <w:p w14:paraId="4485EF50" w14:textId="7592458E" w:rsidR="00927253" w:rsidDel="0079344C" w:rsidRDefault="00927253" w:rsidP="00AF3607">
      <w:pPr>
        <w:pStyle w:val="ListParagraph"/>
        <w:spacing w:line="240" w:lineRule="auto"/>
        <w:ind w:left="0"/>
        <w:jc w:val="both"/>
        <w:rPr>
          <w:del w:id="237" w:author="Mohammadali Tofighi" w:date="2023-10-31T13:51:00Z"/>
          <w:rFonts w:ascii="Times New Roman" w:hAnsi="Times New Roman" w:cs="Times New Roman"/>
          <w:sz w:val="20"/>
          <w:szCs w:val="20"/>
        </w:rPr>
      </w:pPr>
    </w:p>
    <w:p w14:paraId="051034C6" w14:textId="545E747F" w:rsidR="00927253" w:rsidDel="0079344C" w:rsidRDefault="00927253" w:rsidP="00AF3607">
      <w:pPr>
        <w:pStyle w:val="ListParagraph"/>
        <w:spacing w:line="240" w:lineRule="auto"/>
        <w:ind w:left="0"/>
        <w:jc w:val="both"/>
        <w:rPr>
          <w:del w:id="238" w:author="Mohammadali Tofighi" w:date="2023-10-31T13:51:00Z"/>
          <w:rFonts w:ascii="Times New Roman" w:hAnsi="Times New Roman" w:cs="Times New Roman"/>
          <w:sz w:val="20"/>
          <w:szCs w:val="20"/>
        </w:rPr>
      </w:pPr>
    </w:p>
    <w:p w14:paraId="026F5F29" w14:textId="0A10BD2A" w:rsidR="00927253" w:rsidDel="0079344C" w:rsidRDefault="00927253" w:rsidP="00AF3607">
      <w:pPr>
        <w:pStyle w:val="ListParagraph"/>
        <w:spacing w:line="240" w:lineRule="auto"/>
        <w:ind w:left="0"/>
        <w:jc w:val="both"/>
        <w:rPr>
          <w:del w:id="239" w:author="Mohammadali Tofighi" w:date="2023-10-31T13:51:00Z"/>
          <w:rFonts w:ascii="Times New Roman" w:hAnsi="Times New Roman" w:cs="Times New Roman"/>
          <w:sz w:val="20"/>
          <w:szCs w:val="20"/>
        </w:rPr>
      </w:pPr>
    </w:p>
    <w:p w14:paraId="7AFF5416" w14:textId="22AE4ED7" w:rsidR="00927253" w:rsidDel="0079344C" w:rsidRDefault="00927253" w:rsidP="00AF3607">
      <w:pPr>
        <w:pStyle w:val="ListParagraph"/>
        <w:spacing w:line="240" w:lineRule="auto"/>
        <w:ind w:left="0"/>
        <w:jc w:val="both"/>
        <w:rPr>
          <w:del w:id="240" w:author="Mohammadali Tofighi" w:date="2023-10-31T13:51:00Z"/>
          <w:rFonts w:ascii="Times New Roman" w:hAnsi="Times New Roman" w:cs="Times New Roman"/>
          <w:sz w:val="20"/>
          <w:szCs w:val="20"/>
        </w:rPr>
      </w:pPr>
    </w:p>
    <w:p w14:paraId="37C0C5FC" w14:textId="3F155B92" w:rsidR="00927253" w:rsidDel="0079344C" w:rsidRDefault="00927253" w:rsidP="00AF3607">
      <w:pPr>
        <w:pStyle w:val="ListParagraph"/>
        <w:spacing w:line="240" w:lineRule="auto"/>
        <w:ind w:left="0"/>
        <w:jc w:val="both"/>
        <w:rPr>
          <w:del w:id="241" w:author="Mohammadali Tofighi" w:date="2023-10-31T13:51:00Z"/>
          <w:rFonts w:ascii="Times New Roman" w:hAnsi="Times New Roman" w:cs="Times New Roman"/>
          <w:sz w:val="20"/>
          <w:szCs w:val="20"/>
        </w:rPr>
      </w:pPr>
    </w:p>
    <w:p w14:paraId="0A595EB2" w14:textId="479AF827" w:rsidR="00927253" w:rsidDel="0079344C" w:rsidRDefault="00927253" w:rsidP="00AF3607">
      <w:pPr>
        <w:pStyle w:val="ListParagraph"/>
        <w:spacing w:line="240" w:lineRule="auto"/>
        <w:ind w:left="0"/>
        <w:jc w:val="both"/>
        <w:rPr>
          <w:del w:id="242" w:author="Mohammadali Tofighi" w:date="2023-10-31T13:51:00Z"/>
          <w:rFonts w:ascii="Times New Roman" w:hAnsi="Times New Roman" w:cs="Times New Roman"/>
          <w:sz w:val="20"/>
          <w:szCs w:val="20"/>
        </w:rPr>
      </w:pPr>
    </w:p>
    <w:p w14:paraId="0B76AB50" w14:textId="7EDBA03D" w:rsidR="00927253" w:rsidDel="0079344C" w:rsidRDefault="00927253" w:rsidP="00AF3607">
      <w:pPr>
        <w:pStyle w:val="ListParagraph"/>
        <w:spacing w:line="240" w:lineRule="auto"/>
        <w:ind w:left="0"/>
        <w:jc w:val="both"/>
        <w:rPr>
          <w:del w:id="243" w:author="Mohammadali Tofighi" w:date="2023-10-31T13:51:00Z"/>
          <w:rFonts w:ascii="Times New Roman" w:hAnsi="Times New Roman" w:cs="Times New Roman"/>
          <w:sz w:val="20"/>
          <w:szCs w:val="20"/>
        </w:rPr>
      </w:pPr>
    </w:p>
    <w:p w14:paraId="75713EDD" w14:textId="4A9F3A3F" w:rsidR="00927253" w:rsidDel="0079344C" w:rsidRDefault="00927253" w:rsidP="00AF3607">
      <w:pPr>
        <w:pStyle w:val="ListParagraph"/>
        <w:spacing w:line="240" w:lineRule="auto"/>
        <w:ind w:left="0"/>
        <w:jc w:val="both"/>
        <w:rPr>
          <w:del w:id="244" w:author="Mohammadali Tofighi" w:date="2023-10-31T13:51:00Z"/>
          <w:rFonts w:ascii="Times New Roman" w:hAnsi="Times New Roman" w:cs="Times New Roman"/>
          <w:sz w:val="20"/>
          <w:szCs w:val="20"/>
        </w:rPr>
      </w:pPr>
    </w:p>
    <w:p w14:paraId="49C33C6B" w14:textId="598A66EA" w:rsidR="00927253" w:rsidDel="0079344C" w:rsidRDefault="00927253" w:rsidP="00AF3607">
      <w:pPr>
        <w:pStyle w:val="ListParagraph"/>
        <w:spacing w:line="240" w:lineRule="auto"/>
        <w:ind w:left="0"/>
        <w:jc w:val="both"/>
        <w:rPr>
          <w:del w:id="245" w:author="Mohammadali Tofighi" w:date="2023-10-31T13:51:00Z"/>
          <w:rFonts w:ascii="Times New Roman" w:hAnsi="Times New Roman" w:cs="Times New Roman"/>
          <w:sz w:val="20"/>
          <w:szCs w:val="20"/>
        </w:rPr>
      </w:pPr>
    </w:p>
    <w:p w14:paraId="7BCA2E87" w14:textId="2D9B0BA8" w:rsidR="00927253" w:rsidDel="0079344C" w:rsidRDefault="00927253" w:rsidP="00AF3607">
      <w:pPr>
        <w:pStyle w:val="ListParagraph"/>
        <w:spacing w:line="240" w:lineRule="auto"/>
        <w:ind w:left="0"/>
        <w:jc w:val="both"/>
        <w:rPr>
          <w:del w:id="246" w:author="Mohammadali Tofighi" w:date="2023-10-31T13:51:00Z"/>
          <w:rFonts w:ascii="Times New Roman" w:hAnsi="Times New Roman" w:cs="Times New Roman"/>
          <w:sz w:val="20"/>
          <w:szCs w:val="20"/>
        </w:rPr>
      </w:pPr>
    </w:p>
    <w:p w14:paraId="0984884B" w14:textId="301AEE0B" w:rsidR="00927253" w:rsidDel="0079344C" w:rsidRDefault="00927253" w:rsidP="00AF3607">
      <w:pPr>
        <w:pStyle w:val="ListParagraph"/>
        <w:spacing w:line="240" w:lineRule="auto"/>
        <w:ind w:left="0"/>
        <w:jc w:val="both"/>
        <w:rPr>
          <w:del w:id="247" w:author="Mohammadali Tofighi" w:date="2023-10-31T13:51:00Z"/>
          <w:rFonts w:ascii="Times New Roman" w:hAnsi="Times New Roman" w:cs="Times New Roman"/>
          <w:sz w:val="20"/>
          <w:szCs w:val="20"/>
        </w:rPr>
      </w:pPr>
    </w:p>
    <w:p w14:paraId="528AE443" w14:textId="142AF6D0" w:rsidR="00927253" w:rsidDel="0079344C" w:rsidRDefault="00927253" w:rsidP="00AF3607">
      <w:pPr>
        <w:pStyle w:val="ListParagraph"/>
        <w:spacing w:line="240" w:lineRule="auto"/>
        <w:ind w:left="0"/>
        <w:jc w:val="both"/>
        <w:rPr>
          <w:del w:id="248" w:author="Mohammadali Tofighi" w:date="2023-10-31T13:51:00Z"/>
          <w:rFonts w:ascii="Times New Roman" w:hAnsi="Times New Roman" w:cs="Times New Roman"/>
          <w:sz w:val="20"/>
          <w:szCs w:val="20"/>
        </w:rPr>
      </w:pPr>
    </w:p>
    <w:p w14:paraId="5B205E3D" w14:textId="4F4B42BB" w:rsidR="00927253" w:rsidDel="0079344C" w:rsidRDefault="00927253" w:rsidP="00AF3607">
      <w:pPr>
        <w:pStyle w:val="ListParagraph"/>
        <w:spacing w:line="240" w:lineRule="auto"/>
        <w:ind w:left="0"/>
        <w:jc w:val="both"/>
        <w:rPr>
          <w:del w:id="249" w:author="Mohammadali Tofighi" w:date="2023-10-31T13:51:00Z"/>
          <w:rFonts w:ascii="Times New Roman" w:hAnsi="Times New Roman" w:cs="Times New Roman"/>
          <w:sz w:val="20"/>
          <w:szCs w:val="20"/>
        </w:rPr>
      </w:pPr>
    </w:p>
    <w:p w14:paraId="7A237E1E" w14:textId="154BF07B" w:rsidR="00927253" w:rsidDel="0079344C" w:rsidRDefault="00927253" w:rsidP="00AF3607">
      <w:pPr>
        <w:pStyle w:val="ListParagraph"/>
        <w:spacing w:line="240" w:lineRule="auto"/>
        <w:ind w:left="0"/>
        <w:jc w:val="both"/>
        <w:rPr>
          <w:del w:id="250" w:author="Mohammadali Tofighi" w:date="2023-10-31T13:51:00Z"/>
          <w:rFonts w:ascii="Times New Roman" w:hAnsi="Times New Roman" w:cs="Times New Roman"/>
          <w:sz w:val="20"/>
          <w:szCs w:val="20"/>
        </w:rPr>
      </w:pPr>
    </w:p>
    <w:p w14:paraId="7C489C42" w14:textId="1D554B6B" w:rsidR="00927253" w:rsidDel="0079344C" w:rsidRDefault="00927253" w:rsidP="00AF3607">
      <w:pPr>
        <w:pStyle w:val="ListParagraph"/>
        <w:spacing w:line="240" w:lineRule="auto"/>
        <w:ind w:left="0"/>
        <w:jc w:val="both"/>
        <w:rPr>
          <w:del w:id="251" w:author="Mohammadali Tofighi" w:date="2023-10-31T13:51:00Z"/>
          <w:rFonts w:ascii="Times New Roman" w:hAnsi="Times New Roman" w:cs="Times New Roman"/>
          <w:sz w:val="20"/>
          <w:szCs w:val="20"/>
        </w:rPr>
      </w:pPr>
    </w:p>
    <w:p w14:paraId="4E6C49D0" w14:textId="6C3B0C34" w:rsidR="00927253" w:rsidDel="0079344C" w:rsidRDefault="00927253" w:rsidP="00AF3607">
      <w:pPr>
        <w:pStyle w:val="ListParagraph"/>
        <w:spacing w:line="240" w:lineRule="auto"/>
        <w:ind w:left="0"/>
        <w:jc w:val="both"/>
        <w:rPr>
          <w:del w:id="252" w:author="Mohammadali Tofighi" w:date="2023-10-31T13:51:00Z"/>
          <w:rFonts w:ascii="Times New Roman" w:hAnsi="Times New Roman" w:cs="Times New Roman"/>
          <w:sz w:val="20"/>
          <w:szCs w:val="20"/>
        </w:rPr>
      </w:pPr>
    </w:p>
    <w:p w14:paraId="2C0CB552" w14:textId="305019E8" w:rsidR="00927253" w:rsidDel="0079344C" w:rsidRDefault="00927253" w:rsidP="00AF3607">
      <w:pPr>
        <w:pStyle w:val="ListParagraph"/>
        <w:spacing w:line="240" w:lineRule="auto"/>
        <w:ind w:left="0"/>
        <w:jc w:val="both"/>
        <w:rPr>
          <w:del w:id="253" w:author="Mohammadali Tofighi" w:date="2023-10-31T13:51:00Z"/>
          <w:rFonts w:ascii="Times New Roman" w:hAnsi="Times New Roman" w:cs="Times New Roman"/>
          <w:sz w:val="20"/>
          <w:szCs w:val="20"/>
        </w:rPr>
      </w:pPr>
    </w:p>
    <w:p w14:paraId="24E6391C" w14:textId="0BFEAC3B" w:rsidR="00927253" w:rsidDel="0079344C" w:rsidRDefault="00927253" w:rsidP="00AF3607">
      <w:pPr>
        <w:pStyle w:val="ListParagraph"/>
        <w:spacing w:line="240" w:lineRule="auto"/>
        <w:ind w:left="0"/>
        <w:jc w:val="both"/>
        <w:rPr>
          <w:del w:id="254" w:author="Mohammadali Tofighi" w:date="2023-10-31T13:51:00Z"/>
          <w:rFonts w:ascii="Times New Roman" w:hAnsi="Times New Roman" w:cs="Times New Roman"/>
          <w:sz w:val="20"/>
          <w:szCs w:val="20"/>
        </w:rPr>
      </w:pPr>
    </w:p>
    <w:p w14:paraId="0381EE68" w14:textId="442209D5" w:rsidR="00927253" w:rsidDel="0079344C" w:rsidRDefault="00927253" w:rsidP="00AF3607">
      <w:pPr>
        <w:pStyle w:val="ListParagraph"/>
        <w:spacing w:line="240" w:lineRule="auto"/>
        <w:ind w:left="0"/>
        <w:jc w:val="both"/>
        <w:rPr>
          <w:del w:id="255" w:author="Mohammadali Tofighi" w:date="2023-10-31T13:51:00Z"/>
          <w:rFonts w:ascii="Times New Roman" w:hAnsi="Times New Roman" w:cs="Times New Roman"/>
          <w:sz w:val="20"/>
          <w:szCs w:val="20"/>
        </w:rPr>
      </w:pPr>
    </w:p>
    <w:p w14:paraId="69993EDF" w14:textId="68E00545" w:rsidR="00927253" w:rsidDel="0079344C" w:rsidRDefault="00927253" w:rsidP="00AF3607">
      <w:pPr>
        <w:pStyle w:val="ListParagraph"/>
        <w:spacing w:line="240" w:lineRule="auto"/>
        <w:ind w:left="0"/>
        <w:jc w:val="both"/>
        <w:rPr>
          <w:del w:id="256" w:author="Mohammadali Tofighi" w:date="2023-10-31T13:51:00Z"/>
          <w:rFonts w:ascii="Times New Roman" w:hAnsi="Times New Roman" w:cs="Times New Roman"/>
          <w:sz w:val="20"/>
          <w:szCs w:val="20"/>
        </w:rPr>
      </w:pPr>
    </w:p>
    <w:p w14:paraId="06A88D9F" w14:textId="7537208C" w:rsidR="00927253" w:rsidDel="0079344C" w:rsidRDefault="00927253" w:rsidP="00AF3607">
      <w:pPr>
        <w:pStyle w:val="ListParagraph"/>
        <w:spacing w:line="240" w:lineRule="auto"/>
        <w:ind w:left="0"/>
        <w:jc w:val="both"/>
        <w:rPr>
          <w:del w:id="257" w:author="Mohammadali Tofighi" w:date="2023-10-31T13:51:00Z"/>
          <w:rFonts w:ascii="Times New Roman" w:hAnsi="Times New Roman" w:cs="Times New Roman"/>
          <w:sz w:val="20"/>
          <w:szCs w:val="20"/>
        </w:rPr>
      </w:pPr>
    </w:p>
    <w:p w14:paraId="29E2CE4B" w14:textId="514DCE77" w:rsidR="00927253" w:rsidDel="0079344C" w:rsidRDefault="00927253" w:rsidP="00AF3607">
      <w:pPr>
        <w:pStyle w:val="ListParagraph"/>
        <w:spacing w:line="240" w:lineRule="auto"/>
        <w:ind w:left="0"/>
        <w:jc w:val="both"/>
        <w:rPr>
          <w:del w:id="258" w:author="Mohammadali Tofighi" w:date="2023-10-31T13:51:00Z"/>
          <w:rFonts w:ascii="Times New Roman" w:hAnsi="Times New Roman" w:cs="Times New Roman"/>
          <w:sz w:val="20"/>
          <w:szCs w:val="20"/>
        </w:rPr>
      </w:pPr>
    </w:p>
    <w:p w14:paraId="126A3A8D" w14:textId="40AFC378" w:rsidR="00927253" w:rsidDel="0079344C" w:rsidRDefault="00927253" w:rsidP="00AF3607">
      <w:pPr>
        <w:pStyle w:val="ListParagraph"/>
        <w:spacing w:line="240" w:lineRule="auto"/>
        <w:ind w:left="0"/>
        <w:jc w:val="both"/>
        <w:rPr>
          <w:del w:id="259" w:author="Mohammadali Tofighi" w:date="2023-10-31T13:51:00Z"/>
          <w:rFonts w:ascii="Times New Roman" w:hAnsi="Times New Roman" w:cs="Times New Roman"/>
          <w:sz w:val="20"/>
          <w:szCs w:val="20"/>
        </w:rPr>
      </w:pPr>
    </w:p>
    <w:p w14:paraId="05FC21CC" w14:textId="3D35B33D" w:rsidR="00927253" w:rsidDel="0079344C" w:rsidRDefault="00927253" w:rsidP="00AF3607">
      <w:pPr>
        <w:pStyle w:val="ListParagraph"/>
        <w:spacing w:line="240" w:lineRule="auto"/>
        <w:ind w:left="0"/>
        <w:jc w:val="both"/>
        <w:rPr>
          <w:del w:id="260" w:author="Mohammadali Tofighi" w:date="2023-10-31T13:51:00Z"/>
          <w:rFonts w:ascii="Times New Roman" w:hAnsi="Times New Roman" w:cs="Times New Roman"/>
          <w:sz w:val="20"/>
          <w:szCs w:val="20"/>
        </w:rPr>
      </w:pPr>
    </w:p>
    <w:p w14:paraId="02F96637" w14:textId="7F5780AC" w:rsidR="00927253" w:rsidDel="0079344C" w:rsidRDefault="00927253" w:rsidP="00AF3607">
      <w:pPr>
        <w:pStyle w:val="ListParagraph"/>
        <w:spacing w:line="240" w:lineRule="auto"/>
        <w:ind w:left="0"/>
        <w:jc w:val="both"/>
        <w:rPr>
          <w:del w:id="261" w:author="Mohammadali Tofighi" w:date="2023-10-31T13:51:00Z"/>
          <w:rFonts w:ascii="Times New Roman" w:hAnsi="Times New Roman" w:cs="Times New Roman"/>
          <w:sz w:val="20"/>
          <w:szCs w:val="20"/>
        </w:rPr>
      </w:pPr>
    </w:p>
    <w:p w14:paraId="080DCA88" w14:textId="6F4F05D2" w:rsidR="00927253" w:rsidDel="0079344C" w:rsidRDefault="00927253" w:rsidP="00AF3607">
      <w:pPr>
        <w:pStyle w:val="ListParagraph"/>
        <w:spacing w:line="240" w:lineRule="auto"/>
        <w:ind w:left="0"/>
        <w:jc w:val="both"/>
        <w:rPr>
          <w:del w:id="262" w:author="Mohammadali Tofighi" w:date="2023-10-31T13:51:00Z"/>
          <w:rFonts w:ascii="Times New Roman" w:hAnsi="Times New Roman" w:cs="Times New Roman"/>
          <w:sz w:val="20"/>
          <w:szCs w:val="20"/>
        </w:rPr>
      </w:pPr>
    </w:p>
    <w:p w14:paraId="30ACEDA3" w14:textId="37A2A591" w:rsidR="00182D6B" w:rsidRDefault="00D1134E" w:rsidP="00AF3607">
      <w:pPr>
        <w:pStyle w:val="ListParagraph"/>
        <w:spacing w:line="240" w:lineRule="auto"/>
        <w:ind w:left="0"/>
        <w:jc w:val="both"/>
        <w:rPr>
          <w:rFonts w:ascii="Times New Roman" w:hAnsi="Times New Roman" w:cs="Times New Roman"/>
          <w:sz w:val="20"/>
          <w:szCs w:val="20"/>
        </w:rPr>
      </w:pPr>
      <w:r w:rsidRPr="00934F5E">
        <w:rPr>
          <w:rFonts w:ascii="Times New Roman" w:hAnsi="Times New Roman" w:cs="Times New Roman"/>
          <w:sz w:val="20"/>
          <w:szCs w:val="20"/>
        </w:rPr>
        <w:t>Fig. 4. [A] Number of publications per concept in 2015-2021, [B] Percentage of articles by category per concept, [C] Number of articles per category by publication year.</w:t>
      </w:r>
      <w:r w:rsidR="00182D6B">
        <w:rPr>
          <w:rFonts w:ascii="Times New Roman" w:hAnsi="Times New Roman" w:cs="Times New Roman"/>
          <w:sz w:val="20"/>
          <w:szCs w:val="20"/>
        </w:rPr>
        <w:br w:type="page"/>
      </w:r>
    </w:p>
    <w:p w14:paraId="705A7404" w14:textId="0C9AB860" w:rsidR="002C47DB" w:rsidRPr="00934F5E" w:rsidRDefault="002C47DB" w:rsidP="00AF3607">
      <w:pPr>
        <w:tabs>
          <w:tab w:val="left" w:pos="8793"/>
        </w:tabs>
        <w:spacing w:line="240" w:lineRule="auto"/>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lastRenderedPageBreak/>
        <w:t>3.</w:t>
      </w:r>
      <w:r w:rsidR="003207F2">
        <w:rPr>
          <w:rFonts w:ascii="Times New Roman" w:hAnsi="Times New Roman" w:cs="Times New Roman"/>
          <w:b/>
          <w:bCs/>
          <w:i/>
          <w:iCs/>
          <w:sz w:val="24"/>
          <w:szCs w:val="24"/>
        </w:rPr>
        <w:t>2</w:t>
      </w:r>
      <w:r w:rsidR="009222A2" w:rsidRPr="00934F5E">
        <w:rPr>
          <w:rFonts w:ascii="Times New Roman" w:hAnsi="Times New Roman" w:cs="Times New Roman"/>
          <w:b/>
          <w:bCs/>
          <w:i/>
          <w:iCs/>
          <w:sz w:val="24"/>
          <w:szCs w:val="24"/>
        </w:rPr>
        <w:t xml:space="preserve"> I</w:t>
      </w:r>
      <w:r w:rsidR="007B1C51" w:rsidRPr="00934F5E">
        <w:rPr>
          <w:rFonts w:ascii="Times New Roman" w:hAnsi="Times New Roman" w:cs="Times New Roman"/>
          <w:b/>
          <w:bCs/>
          <w:i/>
          <w:iCs/>
          <w:sz w:val="24"/>
          <w:szCs w:val="24"/>
        </w:rPr>
        <w:t xml:space="preserve">nvolvement </w:t>
      </w:r>
      <w:r w:rsidR="00D47E47" w:rsidRPr="00934F5E">
        <w:rPr>
          <w:rFonts w:ascii="Times New Roman" w:hAnsi="Times New Roman" w:cs="Times New Roman"/>
          <w:b/>
          <w:bCs/>
          <w:i/>
          <w:iCs/>
          <w:sz w:val="24"/>
          <w:szCs w:val="24"/>
        </w:rPr>
        <w:t xml:space="preserve">of Experts </w:t>
      </w:r>
      <w:r w:rsidR="007B1C51" w:rsidRPr="00934F5E">
        <w:rPr>
          <w:rFonts w:ascii="Times New Roman" w:hAnsi="Times New Roman" w:cs="Times New Roman"/>
          <w:b/>
          <w:bCs/>
          <w:i/>
          <w:iCs/>
          <w:sz w:val="24"/>
          <w:szCs w:val="24"/>
        </w:rPr>
        <w:t xml:space="preserve">from </w:t>
      </w:r>
      <w:r w:rsidR="00D47E47" w:rsidRPr="00934F5E">
        <w:rPr>
          <w:rFonts w:ascii="Times New Roman" w:hAnsi="Times New Roman" w:cs="Times New Roman"/>
          <w:b/>
          <w:bCs/>
          <w:i/>
          <w:iCs/>
          <w:sz w:val="24"/>
          <w:szCs w:val="24"/>
        </w:rPr>
        <w:t xml:space="preserve">the </w:t>
      </w:r>
      <w:r w:rsidR="007B1C51" w:rsidRPr="00934F5E">
        <w:rPr>
          <w:rFonts w:ascii="Times New Roman" w:hAnsi="Times New Roman" w:cs="Times New Roman"/>
          <w:b/>
          <w:bCs/>
          <w:i/>
          <w:iCs/>
          <w:sz w:val="24"/>
          <w:szCs w:val="24"/>
        </w:rPr>
        <w:t>Global South and North</w:t>
      </w:r>
      <w:r w:rsidR="00114FD8" w:rsidRPr="00934F5E">
        <w:rPr>
          <w:rFonts w:ascii="Times New Roman" w:hAnsi="Times New Roman" w:cs="Times New Roman"/>
          <w:b/>
          <w:bCs/>
          <w:i/>
          <w:iCs/>
          <w:sz w:val="24"/>
          <w:szCs w:val="24"/>
        </w:rPr>
        <w:t xml:space="preserve"> </w:t>
      </w:r>
    </w:p>
    <w:p w14:paraId="75EA1D5F" w14:textId="5A0DF6A6" w:rsidR="00BC4555" w:rsidRPr="00934F5E" w:rsidRDefault="00E0273B" w:rsidP="00AF3607">
      <w:pPr>
        <w:spacing w:line="240" w:lineRule="auto"/>
        <w:jc w:val="both"/>
        <w:rPr>
          <w:rFonts w:ascii="Times New Roman" w:hAnsi="Times New Roman" w:cs="Times New Roman"/>
          <w:sz w:val="24"/>
          <w:szCs w:val="24"/>
        </w:rPr>
      </w:pPr>
      <w:r w:rsidRPr="00934F5E">
        <w:rPr>
          <w:rFonts w:ascii="Times New Roman" w:hAnsi="Times New Roman" w:cs="Times New Roman"/>
          <w:noProof/>
          <w:color w:val="222222"/>
          <w:sz w:val="24"/>
          <w:szCs w:val="24"/>
          <w:shd w:val="clear" w:color="auto" w:fill="FFFFFF"/>
        </w:rPr>
        <w:drawing>
          <wp:anchor distT="0" distB="0" distL="114300" distR="114300" simplePos="0" relativeHeight="251654656" behindDoc="0" locked="0" layoutInCell="1" allowOverlap="0" wp14:anchorId="2C76AC97" wp14:editId="7C1B675D">
            <wp:simplePos x="0" y="0"/>
            <wp:positionH relativeFrom="margin">
              <wp:posOffset>447675</wp:posOffset>
            </wp:positionH>
            <wp:positionV relativeFrom="margin">
              <wp:posOffset>2238375</wp:posOffset>
            </wp:positionV>
            <wp:extent cx="4991735" cy="53435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735" cy="534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555" w:rsidRPr="00934F5E">
        <w:rPr>
          <w:rFonts w:ascii="Times New Roman" w:hAnsi="Times New Roman" w:cs="Times New Roman"/>
          <w:sz w:val="24"/>
          <w:szCs w:val="24"/>
        </w:rPr>
        <w:t>In terms of author</w:t>
      </w:r>
      <w:r w:rsidR="00114FD8" w:rsidRPr="00934F5E">
        <w:rPr>
          <w:rFonts w:ascii="Times New Roman" w:hAnsi="Times New Roman" w:cs="Times New Roman"/>
          <w:sz w:val="24"/>
          <w:szCs w:val="24"/>
        </w:rPr>
        <w:t>’</w:t>
      </w:r>
      <w:r w:rsidR="00BC4555" w:rsidRPr="00934F5E">
        <w:rPr>
          <w:rFonts w:ascii="Times New Roman" w:hAnsi="Times New Roman" w:cs="Times New Roman"/>
          <w:sz w:val="24"/>
          <w:szCs w:val="24"/>
        </w:rPr>
        <w:t>s expertise, veterinary medicine is the most frequently occurring academic expertise in the sample</w:t>
      </w:r>
      <w:r w:rsidR="00D47E47" w:rsidRPr="00934F5E">
        <w:rPr>
          <w:rFonts w:ascii="Times New Roman" w:hAnsi="Times New Roman" w:cs="Times New Roman"/>
          <w:sz w:val="24"/>
          <w:szCs w:val="24"/>
        </w:rPr>
        <w:t>,</w:t>
      </w:r>
      <w:r w:rsidR="00BC4555" w:rsidRPr="00934F5E">
        <w:rPr>
          <w:rFonts w:ascii="Times New Roman" w:hAnsi="Times New Roman" w:cs="Times New Roman"/>
          <w:sz w:val="24"/>
          <w:szCs w:val="24"/>
        </w:rPr>
        <w:t xml:space="preserve"> which could be associated with the significant</w:t>
      </w:r>
      <w:r w:rsidR="00AD1C22" w:rsidRPr="00934F5E">
        <w:rPr>
          <w:rFonts w:ascii="Times New Roman" w:hAnsi="Times New Roman" w:cs="Times New Roman"/>
          <w:sz w:val="24"/>
          <w:szCs w:val="24"/>
        </w:rPr>
        <w:t>ly</w:t>
      </w:r>
      <w:r w:rsidR="00BC4555" w:rsidRPr="00934F5E">
        <w:rPr>
          <w:rFonts w:ascii="Times New Roman" w:hAnsi="Times New Roman" w:cs="Times New Roman"/>
          <w:sz w:val="24"/>
          <w:szCs w:val="24"/>
        </w:rPr>
        <w:t xml:space="preserve"> high number of </w:t>
      </w:r>
      <w:r w:rsidR="00CA41DD" w:rsidRPr="00934F5E">
        <w:rPr>
          <w:rFonts w:ascii="Times New Roman" w:hAnsi="Times New Roman" w:cs="Times New Roman"/>
          <w:sz w:val="24"/>
          <w:szCs w:val="24"/>
        </w:rPr>
        <w:t xml:space="preserve">articles </w:t>
      </w:r>
      <w:r w:rsidR="00CA41DD">
        <w:rPr>
          <w:rFonts w:ascii="Times New Roman" w:hAnsi="Times New Roman" w:cs="Times New Roman"/>
          <w:sz w:val="24"/>
          <w:szCs w:val="24"/>
        </w:rPr>
        <w:t xml:space="preserve">about </w:t>
      </w:r>
      <w:r w:rsidR="00B82BF8">
        <w:rPr>
          <w:rFonts w:ascii="Times New Roman" w:hAnsi="Times New Roman" w:cs="Times New Roman"/>
          <w:sz w:val="24"/>
          <w:szCs w:val="24"/>
        </w:rPr>
        <w:t>One Health</w:t>
      </w:r>
      <w:r w:rsidR="00490DF1" w:rsidRPr="00934F5E">
        <w:rPr>
          <w:rFonts w:ascii="Times New Roman" w:hAnsi="Times New Roman" w:cs="Times New Roman"/>
          <w:sz w:val="24"/>
          <w:szCs w:val="24"/>
        </w:rPr>
        <w:t xml:space="preserve"> </w:t>
      </w:r>
      <w:r w:rsidR="00BC4555" w:rsidRPr="00934F5E">
        <w:rPr>
          <w:rFonts w:ascii="Times New Roman" w:hAnsi="Times New Roman" w:cs="Times New Roman"/>
          <w:sz w:val="24"/>
          <w:szCs w:val="24"/>
        </w:rPr>
        <w:t xml:space="preserve">versus </w:t>
      </w:r>
      <w:proofErr w:type="spellStart"/>
      <w:r w:rsidR="003E2F6B" w:rsidRPr="00934F5E">
        <w:rPr>
          <w:rFonts w:ascii="Times New Roman" w:hAnsi="Times New Roman" w:cs="Times New Roman"/>
          <w:sz w:val="24"/>
          <w:szCs w:val="24"/>
        </w:rPr>
        <w:t>E</w:t>
      </w:r>
      <w:r w:rsidR="00B82BF8">
        <w:rPr>
          <w:rFonts w:ascii="Times New Roman" w:hAnsi="Times New Roman" w:cs="Times New Roman"/>
          <w:sz w:val="24"/>
          <w:szCs w:val="24"/>
        </w:rPr>
        <w:t>coHealth</w:t>
      </w:r>
      <w:proofErr w:type="spellEnd"/>
      <w:r w:rsidR="00490DF1" w:rsidRPr="00934F5E">
        <w:rPr>
          <w:rFonts w:ascii="Times New Roman" w:hAnsi="Times New Roman" w:cs="Times New Roman"/>
          <w:sz w:val="24"/>
          <w:szCs w:val="24"/>
        </w:rPr>
        <w:t xml:space="preserve"> </w:t>
      </w:r>
      <w:r w:rsidR="00BC4555" w:rsidRPr="00934F5E">
        <w:rPr>
          <w:rFonts w:ascii="Times New Roman" w:hAnsi="Times New Roman" w:cs="Times New Roman"/>
          <w:sz w:val="24"/>
          <w:szCs w:val="24"/>
        </w:rPr>
        <w:t xml:space="preserve">and </w:t>
      </w:r>
      <w:r w:rsidR="00B82BF8">
        <w:rPr>
          <w:rFonts w:ascii="Times New Roman" w:hAnsi="Times New Roman" w:cs="Times New Roman"/>
          <w:sz w:val="24"/>
          <w:szCs w:val="24"/>
        </w:rPr>
        <w:t>Planetary Health</w:t>
      </w:r>
      <w:r w:rsidR="00490DF1" w:rsidRPr="00934F5E">
        <w:rPr>
          <w:rFonts w:ascii="Times New Roman" w:hAnsi="Times New Roman" w:cs="Times New Roman"/>
          <w:sz w:val="24"/>
          <w:szCs w:val="24"/>
        </w:rPr>
        <w:t xml:space="preserve"> </w:t>
      </w:r>
      <w:r w:rsidR="00BC4555" w:rsidRPr="00934F5E">
        <w:rPr>
          <w:rFonts w:ascii="Times New Roman" w:hAnsi="Times New Roman" w:cs="Times New Roman"/>
          <w:sz w:val="24"/>
          <w:szCs w:val="24"/>
        </w:rPr>
        <w:t>(Fig</w:t>
      </w:r>
      <w:r w:rsidR="00490DF1" w:rsidRPr="00934F5E">
        <w:rPr>
          <w:rFonts w:ascii="Times New Roman" w:hAnsi="Times New Roman" w:cs="Times New Roman"/>
          <w:sz w:val="24"/>
          <w:szCs w:val="24"/>
        </w:rPr>
        <w:t>. 5</w:t>
      </w:r>
      <w:r w:rsidR="00BC4555" w:rsidRPr="00934F5E">
        <w:rPr>
          <w:rFonts w:ascii="Times New Roman" w:hAnsi="Times New Roman" w:cs="Times New Roman"/>
          <w:sz w:val="24"/>
          <w:szCs w:val="24"/>
        </w:rPr>
        <w:t>)</w:t>
      </w:r>
      <w:r w:rsidR="00AD1C22" w:rsidRPr="00934F5E">
        <w:rPr>
          <w:rFonts w:ascii="Times New Roman" w:hAnsi="Times New Roman" w:cs="Times New Roman"/>
          <w:sz w:val="24"/>
          <w:szCs w:val="24"/>
        </w:rPr>
        <w:t xml:space="preserve">. </w:t>
      </w:r>
      <w:r w:rsidR="00CA41DD">
        <w:rPr>
          <w:rFonts w:ascii="Times New Roman" w:hAnsi="Times New Roman" w:cs="Times New Roman"/>
          <w:sz w:val="24"/>
          <w:szCs w:val="24"/>
        </w:rPr>
        <w:t>There</w:t>
      </w:r>
      <w:r w:rsidR="00BC4555" w:rsidRPr="00934F5E">
        <w:rPr>
          <w:rFonts w:ascii="Times New Roman" w:hAnsi="Times New Roman" w:cs="Times New Roman"/>
          <w:sz w:val="24"/>
          <w:szCs w:val="24"/>
        </w:rPr>
        <w:t xml:space="preserve"> was a </w:t>
      </w:r>
      <w:r w:rsidR="00AD1C22" w:rsidRPr="00934F5E">
        <w:rPr>
          <w:rFonts w:ascii="Times New Roman" w:hAnsi="Times New Roman" w:cs="Times New Roman"/>
          <w:sz w:val="24"/>
          <w:szCs w:val="24"/>
        </w:rPr>
        <w:t>considerable</w:t>
      </w:r>
      <w:r w:rsidR="00BC4555" w:rsidRPr="00934F5E">
        <w:rPr>
          <w:rFonts w:ascii="Times New Roman" w:hAnsi="Times New Roman" w:cs="Times New Roman"/>
          <w:sz w:val="24"/>
          <w:szCs w:val="24"/>
        </w:rPr>
        <w:t xml:space="preserve"> amount of transdisciplinary collaboration in </w:t>
      </w:r>
      <w:r w:rsidR="00CA41DD">
        <w:rPr>
          <w:rFonts w:ascii="Times New Roman" w:hAnsi="Times New Roman" w:cs="Times New Roman"/>
          <w:sz w:val="24"/>
          <w:szCs w:val="24"/>
        </w:rPr>
        <w:t xml:space="preserve">the articles on </w:t>
      </w:r>
      <w:r w:rsidR="00BC4555" w:rsidRPr="00934F5E">
        <w:rPr>
          <w:rFonts w:ascii="Times New Roman" w:hAnsi="Times New Roman" w:cs="Times New Roman"/>
          <w:sz w:val="24"/>
          <w:szCs w:val="24"/>
        </w:rPr>
        <w:t xml:space="preserve">all three concepts, </w:t>
      </w:r>
      <w:r w:rsidR="00CA41DD">
        <w:rPr>
          <w:rFonts w:ascii="Times New Roman" w:hAnsi="Times New Roman" w:cs="Times New Roman"/>
          <w:sz w:val="24"/>
          <w:szCs w:val="24"/>
        </w:rPr>
        <w:t xml:space="preserve">but </w:t>
      </w:r>
      <w:r w:rsidR="00BC4555" w:rsidRPr="00934F5E">
        <w:rPr>
          <w:rFonts w:ascii="Times New Roman" w:hAnsi="Times New Roman" w:cs="Times New Roman"/>
          <w:sz w:val="24"/>
          <w:szCs w:val="24"/>
        </w:rPr>
        <w:t xml:space="preserve">it is </w:t>
      </w:r>
      <w:r w:rsidR="00AD1C22" w:rsidRPr="00934F5E">
        <w:rPr>
          <w:rFonts w:ascii="Times New Roman" w:hAnsi="Times New Roman" w:cs="Times New Roman"/>
          <w:sz w:val="24"/>
          <w:szCs w:val="24"/>
        </w:rPr>
        <w:t>essential</w:t>
      </w:r>
      <w:r w:rsidR="00BC4555" w:rsidRPr="00934F5E">
        <w:rPr>
          <w:rFonts w:ascii="Times New Roman" w:hAnsi="Times New Roman" w:cs="Times New Roman"/>
          <w:sz w:val="24"/>
          <w:szCs w:val="24"/>
        </w:rPr>
        <w:t xml:space="preserve"> to draw attention to the disciplines that are in </w:t>
      </w:r>
      <w:r w:rsidR="00AD1C22" w:rsidRPr="00934F5E">
        <w:rPr>
          <w:rFonts w:ascii="Times New Roman" w:hAnsi="Times New Roman" w:cs="Times New Roman"/>
          <w:sz w:val="24"/>
          <w:szCs w:val="24"/>
        </w:rPr>
        <w:t>partnership</w:t>
      </w:r>
      <w:r w:rsidR="00BC4555" w:rsidRPr="00934F5E">
        <w:rPr>
          <w:rFonts w:ascii="Times New Roman" w:hAnsi="Times New Roman" w:cs="Times New Roman"/>
          <w:sz w:val="24"/>
          <w:szCs w:val="24"/>
        </w:rPr>
        <w:t xml:space="preserve"> and </w:t>
      </w:r>
      <w:r w:rsidR="009372F3" w:rsidRPr="00934F5E">
        <w:rPr>
          <w:rFonts w:ascii="Times New Roman" w:hAnsi="Times New Roman" w:cs="Times New Roman"/>
          <w:sz w:val="24"/>
          <w:szCs w:val="24"/>
        </w:rPr>
        <w:t xml:space="preserve">to discover </w:t>
      </w:r>
      <w:r w:rsidR="00BC4555" w:rsidRPr="00934F5E">
        <w:rPr>
          <w:rFonts w:ascii="Times New Roman" w:hAnsi="Times New Roman" w:cs="Times New Roman"/>
          <w:sz w:val="24"/>
          <w:szCs w:val="24"/>
        </w:rPr>
        <w:t xml:space="preserve">if there are any gaps. </w:t>
      </w:r>
      <w:r w:rsidR="00CA41DD">
        <w:rPr>
          <w:rFonts w:ascii="Times New Roman" w:hAnsi="Times New Roman" w:cs="Times New Roman"/>
          <w:sz w:val="24"/>
          <w:szCs w:val="24"/>
        </w:rPr>
        <w:t xml:space="preserve">For example, </w:t>
      </w:r>
      <w:r w:rsidRPr="00E0273B">
        <w:rPr>
          <w:rFonts w:ascii="Times New Roman" w:hAnsi="Times New Roman" w:cs="Times New Roman"/>
          <w:sz w:val="24"/>
          <w:szCs w:val="24"/>
        </w:rPr>
        <w:t>35% of articles featured collaborations between authors from the Global North and South</w:t>
      </w:r>
      <w:r w:rsidR="00AD1C22" w:rsidRPr="00934F5E">
        <w:rPr>
          <w:rFonts w:ascii="Times New Roman" w:hAnsi="Times New Roman" w:cs="Times New Roman"/>
          <w:sz w:val="24"/>
          <w:szCs w:val="24"/>
        </w:rPr>
        <w:t>,</w:t>
      </w:r>
      <w:r>
        <w:rPr>
          <w:rFonts w:ascii="Times New Roman" w:hAnsi="Times New Roman" w:cs="Times New Roman"/>
          <w:sz w:val="24"/>
          <w:szCs w:val="24"/>
        </w:rPr>
        <w:t xml:space="preserve"> </w:t>
      </w:r>
      <w:r w:rsidR="00BC4555" w:rsidRPr="00934F5E">
        <w:rPr>
          <w:rFonts w:ascii="Times New Roman" w:hAnsi="Times New Roman" w:cs="Times New Roman"/>
          <w:sz w:val="24"/>
          <w:szCs w:val="24"/>
        </w:rPr>
        <w:t>with most of the co</w:t>
      </w:r>
      <w:r w:rsidR="00AD1C22" w:rsidRPr="00934F5E">
        <w:rPr>
          <w:rFonts w:ascii="Times New Roman" w:hAnsi="Times New Roman" w:cs="Times New Roman"/>
          <w:sz w:val="24"/>
          <w:szCs w:val="24"/>
        </w:rPr>
        <w:t>ope</w:t>
      </w:r>
      <w:r w:rsidR="00BC4555" w:rsidRPr="00934F5E">
        <w:rPr>
          <w:rFonts w:ascii="Times New Roman" w:hAnsi="Times New Roman" w:cs="Times New Roman"/>
          <w:sz w:val="24"/>
          <w:szCs w:val="24"/>
        </w:rPr>
        <w:t xml:space="preserve">ration in </w:t>
      </w:r>
      <w:r w:rsidR="003E2F6B" w:rsidRPr="00934F5E">
        <w:rPr>
          <w:rFonts w:ascii="Times New Roman" w:hAnsi="Times New Roman" w:cs="Times New Roman"/>
          <w:sz w:val="24"/>
          <w:szCs w:val="24"/>
        </w:rPr>
        <w:t>One Health</w:t>
      </w:r>
      <w:r w:rsidR="00BC4555" w:rsidRPr="00934F5E">
        <w:rPr>
          <w:rFonts w:ascii="Times New Roman" w:hAnsi="Times New Roman" w:cs="Times New Roman"/>
          <w:sz w:val="24"/>
          <w:szCs w:val="24"/>
        </w:rPr>
        <w:t xml:space="preserve"> (Fi</w:t>
      </w:r>
      <w:r w:rsidR="00490DF1" w:rsidRPr="00934F5E">
        <w:rPr>
          <w:rFonts w:ascii="Times New Roman" w:hAnsi="Times New Roman" w:cs="Times New Roman"/>
          <w:sz w:val="24"/>
          <w:szCs w:val="24"/>
        </w:rPr>
        <w:t>g.</w:t>
      </w:r>
      <w:r w:rsidR="00BC4555" w:rsidRPr="00934F5E">
        <w:rPr>
          <w:rFonts w:ascii="Times New Roman" w:hAnsi="Times New Roman" w:cs="Times New Roman"/>
          <w:sz w:val="24"/>
          <w:szCs w:val="24"/>
        </w:rPr>
        <w:t xml:space="preserve"> </w:t>
      </w:r>
      <w:r w:rsidR="00490DF1" w:rsidRPr="00934F5E">
        <w:rPr>
          <w:rFonts w:ascii="Times New Roman" w:hAnsi="Times New Roman" w:cs="Times New Roman"/>
          <w:sz w:val="24"/>
          <w:szCs w:val="24"/>
        </w:rPr>
        <w:t>6[A]</w:t>
      </w:r>
      <w:r w:rsidR="00BC4555" w:rsidRPr="00934F5E">
        <w:rPr>
          <w:rFonts w:ascii="Times New Roman" w:hAnsi="Times New Roman" w:cs="Times New Roman"/>
          <w:sz w:val="24"/>
          <w:szCs w:val="24"/>
        </w:rPr>
        <w:t xml:space="preserve">), and a sharp difference in </w:t>
      </w:r>
      <w:r w:rsidR="00AD1C22" w:rsidRPr="00934F5E">
        <w:rPr>
          <w:rFonts w:ascii="Times New Roman" w:hAnsi="Times New Roman" w:cs="Times New Roman"/>
          <w:sz w:val="24"/>
          <w:szCs w:val="24"/>
        </w:rPr>
        <w:t xml:space="preserve">the </w:t>
      </w:r>
      <w:r w:rsidR="00BC4555" w:rsidRPr="00934F5E">
        <w:rPr>
          <w:rFonts w:ascii="Times New Roman" w:hAnsi="Times New Roman" w:cs="Times New Roman"/>
          <w:sz w:val="24"/>
          <w:szCs w:val="24"/>
        </w:rPr>
        <w:t xml:space="preserve">percentage of studies led independently by </w:t>
      </w:r>
      <w:del w:id="263" w:author="Byomkesh Talukder" w:date="2023-10-09T20:24:00Z">
        <w:r w:rsidR="00BC4555" w:rsidRPr="0093512C" w:rsidDel="005025BC">
          <w:rPr>
            <w:rFonts w:ascii="Times New Roman" w:hAnsi="Times New Roman" w:cs="Times New Roman"/>
            <w:sz w:val="24"/>
            <w:szCs w:val="24"/>
            <w:highlight w:val="yellow"/>
            <w:rPrChange w:id="264" w:author="Byomkesh Talukder" w:date="2023-10-09T20:41:00Z">
              <w:rPr>
                <w:rFonts w:ascii="Times New Roman" w:hAnsi="Times New Roman" w:cs="Times New Roman"/>
                <w:sz w:val="24"/>
                <w:szCs w:val="24"/>
              </w:rPr>
            </w:rPrChange>
          </w:rPr>
          <w:delText xml:space="preserve">global </w:delText>
        </w:r>
      </w:del>
      <w:ins w:id="265" w:author="Byomkesh Talukder" w:date="2023-10-09T20:24:00Z">
        <w:r w:rsidR="005025BC" w:rsidRPr="0093512C">
          <w:rPr>
            <w:rFonts w:ascii="Times New Roman" w:hAnsi="Times New Roman" w:cs="Times New Roman"/>
            <w:sz w:val="24"/>
            <w:szCs w:val="24"/>
            <w:highlight w:val="yellow"/>
            <w:rPrChange w:id="266" w:author="Byomkesh Talukder" w:date="2023-10-09T20:41:00Z">
              <w:rPr>
                <w:rFonts w:ascii="Times New Roman" w:hAnsi="Times New Roman" w:cs="Times New Roman"/>
                <w:sz w:val="24"/>
                <w:szCs w:val="24"/>
              </w:rPr>
            </w:rPrChange>
          </w:rPr>
          <w:t>Global</w:t>
        </w:r>
        <w:r w:rsidR="005025BC" w:rsidRPr="00934F5E">
          <w:rPr>
            <w:rFonts w:ascii="Times New Roman" w:hAnsi="Times New Roman" w:cs="Times New Roman"/>
            <w:sz w:val="24"/>
            <w:szCs w:val="24"/>
          </w:rPr>
          <w:t xml:space="preserve"> </w:t>
        </w:r>
      </w:ins>
      <w:r w:rsidR="00AD1C22" w:rsidRPr="00934F5E">
        <w:rPr>
          <w:rFonts w:ascii="Times New Roman" w:hAnsi="Times New Roman" w:cs="Times New Roman"/>
          <w:sz w:val="24"/>
          <w:szCs w:val="24"/>
        </w:rPr>
        <w:t>N</w:t>
      </w:r>
      <w:r w:rsidR="00BC4555" w:rsidRPr="00934F5E">
        <w:rPr>
          <w:rFonts w:ascii="Times New Roman" w:hAnsi="Times New Roman" w:cs="Times New Roman"/>
          <w:sz w:val="24"/>
          <w:szCs w:val="24"/>
        </w:rPr>
        <w:t xml:space="preserve">orth versus </w:t>
      </w:r>
      <w:del w:id="267" w:author="Byomkesh Talukder" w:date="2023-10-09T20:24:00Z">
        <w:r w:rsidR="00BC4555" w:rsidRPr="0093512C" w:rsidDel="005025BC">
          <w:rPr>
            <w:rFonts w:ascii="Times New Roman" w:hAnsi="Times New Roman" w:cs="Times New Roman"/>
            <w:sz w:val="24"/>
            <w:szCs w:val="24"/>
            <w:highlight w:val="yellow"/>
            <w:rPrChange w:id="268" w:author="Byomkesh Talukder" w:date="2023-10-09T20:41:00Z">
              <w:rPr>
                <w:rFonts w:ascii="Times New Roman" w:hAnsi="Times New Roman" w:cs="Times New Roman"/>
                <w:sz w:val="24"/>
                <w:szCs w:val="24"/>
              </w:rPr>
            </w:rPrChange>
          </w:rPr>
          <w:delText xml:space="preserve">global </w:delText>
        </w:r>
      </w:del>
      <w:ins w:id="269" w:author="Byomkesh Talukder" w:date="2023-10-09T20:24:00Z">
        <w:r w:rsidR="005025BC" w:rsidRPr="0093512C">
          <w:rPr>
            <w:rFonts w:ascii="Times New Roman" w:hAnsi="Times New Roman" w:cs="Times New Roman"/>
            <w:sz w:val="24"/>
            <w:szCs w:val="24"/>
            <w:highlight w:val="yellow"/>
            <w:rPrChange w:id="270" w:author="Byomkesh Talukder" w:date="2023-10-09T20:41:00Z">
              <w:rPr>
                <w:rFonts w:ascii="Times New Roman" w:hAnsi="Times New Roman" w:cs="Times New Roman"/>
                <w:sz w:val="24"/>
                <w:szCs w:val="24"/>
              </w:rPr>
            </w:rPrChange>
          </w:rPr>
          <w:t>Global</w:t>
        </w:r>
        <w:r w:rsidR="005025BC" w:rsidRPr="00934F5E">
          <w:rPr>
            <w:rFonts w:ascii="Times New Roman" w:hAnsi="Times New Roman" w:cs="Times New Roman"/>
            <w:sz w:val="24"/>
            <w:szCs w:val="24"/>
          </w:rPr>
          <w:t xml:space="preserve"> </w:t>
        </w:r>
      </w:ins>
      <w:r w:rsidR="00AD1C22" w:rsidRPr="00934F5E">
        <w:rPr>
          <w:rFonts w:ascii="Times New Roman" w:hAnsi="Times New Roman" w:cs="Times New Roman"/>
          <w:sz w:val="24"/>
          <w:szCs w:val="24"/>
        </w:rPr>
        <w:t>S</w:t>
      </w:r>
      <w:r w:rsidR="00BC4555" w:rsidRPr="00934F5E">
        <w:rPr>
          <w:rFonts w:ascii="Times New Roman" w:hAnsi="Times New Roman" w:cs="Times New Roman"/>
          <w:sz w:val="24"/>
          <w:szCs w:val="24"/>
        </w:rPr>
        <w:t>outh (Fig</w:t>
      </w:r>
      <w:r w:rsidR="00490DF1" w:rsidRPr="00934F5E">
        <w:rPr>
          <w:rFonts w:ascii="Times New Roman" w:hAnsi="Times New Roman" w:cs="Times New Roman"/>
          <w:sz w:val="24"/>
          <w:szCs w:val="24"/>
        </w:rPr>
        <w:t xml:space="preserve">. </w:t>
      </w:r>
      <w:r w:rsidR="00BC4555" w:rsidRPr="00934F5E">
        <w:rPr>
          <w:rFonts w:ascii="Times New Roman" w:hAnsi="Times New Roman" w:cs="Times New Roman"/>
          <w:sz w:val="24"/>
          <w:szCs w:val="24"/>
        </w:rPr>
        <w:t>6</w:t>
      </w:r>
      <w:r w:rsidR="00490DF1" w:rsidRPr="00934F5E">
        <w:rPr>
          <w:rFonts w:ascii="Times New Roman" w:hAnsi="Times New Roman" w:cs="Times New Roman"/>
          <w:sz w:val="24"/>
          <w:szCs w:val="24"/>
        </w:rPr>
        <w:t>[B]</w:t>
      </w:r>
      <w:r w:rsidR="00BC4555" w:rsidRPr="00934F5E">
        <w:rPr>
          <w:rFonts w:ascii="Times New Roman" w:hAnsi="Times New Roman" w:cs="Times New Roman"/>
          <w:sz w:val="24"/>
          <w:szCs w:val="24"/>
        </w:rPr>
        <w:t>). Fig</w:t>
      </w:r>
      <w:r w:rsidR="00490DF1" w:rsidRPr="00934F5E">
        <w:rPr>
          <w:rFonts w:ascii="Times New Roman" w:hAnsi="Times New Roman" w:cs="Times New Roman"/>
          <w:sz w:val="24"/>
          <w:szCs w:val="24"/>
        </w:rPr>
        <w:t xml:space="preserve">. 7[A] </w:t>
      </w:r>
      <w:r w:rsidR="009372F3" w:rsidRPr="00934F5E">
        <w:rPr>
          <w:rFonts w:ascii="Times New Roman" w:hAnsi="Times New Roman" w:cs="Times New Roman"/>
          <w:sz w:val="24"/>
          <w:szCs w:val="24"/>
        </w:rPr>
        <w:t>and</w:t>
      </w:r>
      <w:r w:rsidR="00490DF1" w:rsidRPr="00934F5E">
        <w:rPr>
          <w:rFonts w:ascii="Times New Roman" w:hAnsi="Times New Roman" w:cs="Times New Roman"/>
          <w:sz w:val="24"/>
          <w:szCs w:val="24"/>
        </w:rPr>
        <w:t xml:space="preserve"> </w:t>
      </w:r>
      <w:r w:rsidR="009372F3" w:rsidRPr="00934F5E">
        <w:rPr>
          <w:rFonts w:ascii="Times New Roman" w:hAnsi="Times New Roman" w:cs="Times New Roman"/>
          <w:sz w:val="24"/>
          <w:szCs w:val="24"/>
        </w:rPr>
        <w:t>7</w:t>
      </w:r>
      <w:r w:rsidR="00490DF1" w:rsidRPr="00934F5E">
        <w:rPr>
          <w:rFonts w:ascii="Times New Roman" w:hAnsi="Times New Roman" w:cs="Times New Roman"/>
          <w:sz w:val="24"/>
          <w:szCs w:val="24"/>
        </w:rPr>
        <w:t xml:space="preserve">[B] </w:t>
      </w:r>
      <w:r w:rsidR="00BC4555" w:rsidRPr="00934F5E">
        <w:rPr>
          <w:rFonts w:ascii="Times New Roman" w:hAnsi="Times New Roman" w:cs="Times New Roman"/>
          <w:sz w:val="24"/>
          <w:szCs w:val="24"/>
        </w:rPr>
        <w:t>show the geographical locations of the</w:t>
      </w:r>
      <w:r w:rsidR="000B085C">
        <w:rPr>
          <w:rFonts w:ascii="Times New Roman" w:hAnsi="Times New Roman" w:cs="Times New Roman"/>
          <w:sz w:val="24"/>
          <w:szCs w:val="24"/>
        </w:rPr>
        <w:t xml:space="preserve"> </w:t>
      </w:r>
      <w:r w:rsidR="00BC4555" w:rsidRPr="00934F5E">
        <w:rPr>
          <w:rFonts w:ascii="Times New Roman" w:hAnsi="Times New Roman" w:cs="Times New Roman"/>
          <w:sz w:val="24"/>
          <w:szCs w:val="24"/>
        </w:rPr>
        <w:t>authors</w:t>
      </w:r>
      <w:r w:rsidR="000B085C">
        <w:rPr>
          <w:rFonts w:ascii="Times New Roman" w:hAnsi="Times New Roman" w:cs="Times New Roman"/>
          <w:sz w:val="24"/>
          <w:szCs w:val="24"/>
        </w:rPr>
        <w:t>;</w:t>
      </w:r>
      <w:r w:rsidR="00BC4555" w:rsidRPr="00934F5E">
        <w:rPr>
          <w:rFonts w:ascii="Times New Roman" w:hAnsi="Times New Roman" w:cs="Times New Roman"/>
          <w:sz w:val="24"/>
          <w:szCs w:val="24"/>
        </w:rPr>
        <w:t xml:space="preserve"> it is encouraging to see the </w:t>
      </w:r>
      <w:r w:rsidR="00AD1C22" w:rsidRPr="00934F5E">
        <w:rPr>
          <w:rFonts w:ascii="Times New Roman" w:hAnsi="Times New Roman" w:cs="Times New Roman"/>
          <w:sz w:val="24"/>
          <w:szCs w:val="24"/>
        </w:rPr>
        <w:t>broad</w:t>
      </w:r>
      <w:r w:rsidR="00BC4555" w:rsidRPr="00934F5E">
        <w:rPr>
          <w:rFonts w:ascii="Times New Roman" w:hAnsi="Times New Roman" w:cs="Times New Roman"/>
          <w:sz w:val="24"/>
          <w:szCs w:val="24"/>
        </w:rPr>
        <w:t xml:space="preserve"> global reach of the three concepts. </w:t>
      </w:r>
    </w:p>
    <w:p w14:paraId="6A70E653" w14:textId="4704177C" w:rsidR="000B085C" w:rsidRDefault="000B085C" w:rsidP="00AF3607">
      <w:pPr>
        <w:spacing w:line="240" w:lineRule="auto"/>
        <w:jc w:val="center"/>
        <w:rPr>
          <w:rFonts w:ascii="Times New Roman" w:hAnsi="Times New Roman" w:cs="Times New Roman"/>
          <w:sz w:val="20"/>
          <w:szCs w:val="20"/>
        </w:rPr>
      </w:pPr>
    </w:p>
    <w:p w14:paraId="05728387" w14:textId="77777777" w:rsidR="00865EA0" w:rsidRDefault="00D1134E" w:rsidP="00AF3607">
      <w:pPr>
        <w:spacing w:line="240" w:lineRule="auto"/>
        <w:jc w:val="center"/>
        <w:rPr>
          <w:ins w:id="271" w:author="Mohammadali Tofighi" w:date="2023-10-31T11:57:00Z"/>
          <w:rFonts w:ascii="Times New Roman" w:hAnsi="Times New Roman" w:cs="Times New Roman"/>
          <w:sz w:val="20"/>
          <w:szCs w:val="20"/>
        </w:rPr>
      </w:pPr>
      <w:r w:rsidRPr="00934F5E">
        <w:rPr>
          <w:rFonts w:ascii="Times New Roman" w:hAnsi="Times New Roman" w:cs="Times New Roman"/>
          <w:sz w:val="20"/>
          <w:szCs w:val="20"/>
        </w:rPr>
        <w:t>Fig. 5. Number of publications per discipline</w:t>
      </w:r>
      <w:del w:id="272" w:author="Mohammadali Tofighi" w:date="2023-10-30T18:42:00Z">
        <w:r w:rsidRPr="00934F5E" w:rsidDel="009B57B7">
          <w:rPr>
            <w:rFonts w:ascii="Times New Roman" w:hAnsi="Times New Roman" w:cs="Times New Roman"/>
            <w:sz w:val="20"/>
            <w:szCs w:val="20"/>
          </w:rPr>
          <w:delText>s</w:delText>
        </w:r>
      </w:del>
      <w:r w:rsidRPr="00934F5E">
        <w:rPr>
          <w:rFonts w:ascii="Times New Roman" w:hAnsi="Times New Roman" w:cs="Times New Roman"/>
          <w:sz w:val="20"/>
          <w:szCs w:val="20"/>
        </w:rPr>
        <w:t xml:space="preserve"> of the 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73" w:author="Mohammadali Tofighi" w:date="2023-10-31T12:08:00Z">
          <w:tblPr>
            <w:tblStyle w:val="TableGrid"/>
            <w:tblW w:w="0" w:type="auto"/>
            <w:tblLook w:val="04A0" w:firstRow="1" w:lastRow="0" w:firstColumn="1" w:lastColumn="0" w:noHBand="0" w:noVBand="1"/>
          </w:tblPr>
        </w:tblPrChange>
      </w:tblPr>
      <w:tblGrid>
        <w:gridCol w:w="6389"/>
        <w:gridCol w:w="3187"/>
        <w:tblGridChange w:id="274">
          <w:tblGrid>
            <w:gridCol w:w="6389"/>
            <w:gridCol w:w="3187"/>
          </w:tblGrid>
        </w:tblGridChange>
      </w:tblGrid>
      <w:tr w:rsidR="00865EA0" w14:paraId="2E3B8DBE" w14:textId="77777777" w:rsidTr="00021FF1">
        <w:trPr>
          <w:ins w:id="275" w:author="Mohammadali Tofighi" w:date="2023-10-31T11:58:00Z"/>
        </w:trPr>
        <w:tc>
          <w:tcPr>
            <w:tcW w:w="4788" w:type="dxa"/>
            <w:tcPrChange w:id="276" w:author="Mohammadali Tofighi" w:date="2023-10-31T12:08:00Z">
              <w:tcPr>
                <w:tcW w:w="4788" w:type="dxa"/>
              </w:tcPr>
            </w:tcPrChange>
          </w:tcPr>
          <w:p w14:paraId="126AFA28" w14:textId="17C168FA" w:rsidR="00865EA0" w:rsidRDefault="00021FF1" w:rsidP="00AF3607">
            <w:pPr>
              <w:jc w:val="center"/>
              <w:rPr>
                <w:ins w:id="277" w:author="Mohammadali Tofighi" w:date="2023-10-31T11:58:00Z"/>
                <w:rFonts w:ascii="Times New Roman" w:hAnsi="Times New Roman" w:cs="Times New Roman"/>
                <w:sz w:val="20"/>
                <w:szCs w:val="20"/>
              </w:rPr>
            </w:pPr>
            <w:ins w:id="278" w:author="Mohammadali Tofighi" w:date="2023-10-31T12:08:00Z">
              <w:r>
                <w:rPr>
                  <w:rFonts w:ascii="Times New Roman" w:hAnsi="Times New Roman" w:cs="Times New Roman"/>
                  <w:noProof/>
                  <w:sz w:val="20"/>
                  <w:szCs w:val="20"/>
                </w:rPr>
                <w:lastRenderedPageBreak/>
                <w:drawing>
                  <wp:inline distT="0" distB="0" distL="0" distR="0" wp14:anchorId="71E4F750" wp14:editId="63EFAFD7">
                    <wp:extent cx="3920419" cy="2160000"/>
                    <wp:effectExtent l="0" t="0" r="0" b="0"/>
                    <wp:docPr id="1022165061"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65061" name="Picture 3" descr="A graph of different colored squares&#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20419" cy="2160000"/>
                            </a:xfrm>
                            <a:prstGeom prst="rect">
                              <a:avLst/>
                            </a:prstGeom>
                          </pic:spPr>
                        </pic:pic>
                      </a:graphicData>
                    </a:graphic>
                  </wp:inline>
                </w:drawing>
              </w:r>
            </w:ins>
          </w:p>
        </w:tc>
        <w:tc>
          <w:tcPr>
            <w:tcW w:w="4788" w:type="dxa"/>
            <w:tcPrChange w:id="279" w:author="Mohammadali Tofighi" w:date="2023-10-31T12:08:00Z">
              <w:tcPr>
                <w:tcW w:w="4788" w:type="dxa"/>
              </w:tcPr>
            </w:tcPrChange>
          </w:tcPr>
          <w:p w14:paraId="2D0B86B5" w14:textId="3AF9AEB7" w:rsidR="00865EA0" w:rsidRDefault="00021FF1" w:rsidP="00AF3607">
            <w:pPr>
              <w:jc w:val="center"/>
              <w:rPr>
                <w:ins w:id="280" w:author="Mohammadali Tofighi" w:date="2023-10-31T11:58:00Z"/>
                <w:rFonts w:ascii="Times New Roman" w:hAnsi="Times New Roman" w:cs="Times New Roman"/>
                <w:sz w:val="20"/>
                <w:szCs w:val="20"/>
              </w:rPr>
            </w:pPr>
            <w:ins w:id="281" w:author="Mohammadali Tofighi" w:date="2023-10-31T12:15:00Z">
              <w:r>
                <w:rPr>
                  <w:rFonts w:ascii="Times New Roman" w:hAnsi="Times New Roman" w:cs="Times New Roman"/>
                  <w:noProof/>
                  <w:sz w:val="20"/>
                  <w:szCs w:val="20"/>
                </w:rPr>
                <w:drawing>
                  <wp:inline distT="0" distB="0" distL="0" distR="0" wp14:anchorId="17B06E76" wp14:editId="4F9D631A">
                    <wp:extent cx="1704504" cy="2160000"/>
                    <wp:effectExtent l="0" t="0" r="0" b="0"/>
                    <wp:docPr id="190299463"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9463" name="Picture 4" descr="A pie chart with different colored circl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04504" cy="2160000"/>
                            </a:xfrm>
                            <a:prstGeom prst="rect">
                              <a:avLst/>
                            </a:prstGeom>
                          </pic:spPr>
                        </pic:pic>
                      </a:graphicData>
                    </a:graphic>
                  </wp:inline>
                </w:drawing>
              </w:r>
            </w:ins>
          </w:p>
        </w:tc>
      </w:tr>
      <w:tr w:rsidR="00021FF1" w14:paraId="7A17D62F" w14:textId="77777777" w:rsidTr="00021FF1">
        <w:trPr>
          <w:ins w:id="282" w:author="Mohammadali Tofighi" w:date="2023-10-31T12:08:00Z"/>
        </w:trPr>
        <w:tc>
          <w:tcPr>
            <w:tcW w:w="4788" w:type="dxa"/>
            <w:tcPrChange w:id="283" w:author="Mohammadali Tofighi" w:date="2023-10-31T12:08:00Z">
              <w:tcPr>
                <w:tcW w:w="4788" w:type="dxa"/>
              </w:tcPr>
            </w:tcPrChange>
          </w:tcPr>
          <w:p w14:paraId="2275532F" w14:textId="14C91BAB" w:rsidR="00021FF1" w:rsidRPr="00021FF1" w:rsidRDefault="00021FF1" w:rsidP="00AF3607">
            <w:pPr>
              <w:jc w:val="center"/>
              <w:rPr>
                <w:ins w:id="284" w:author="Mohammadali Tofighi" w:date="2023-10-31T12:08:00Z"/>
                <w:rFonts w:ascii="Times New Roman" w:hAnsi="Times New Roman" w:cs="Times New Roman"/>
                <w:b/>
                <w:bCs/>
                <w:noProof/>
                <w:sz w:val="20"/>
                <w:szCs w:val="20"/>
                <w:rPrChange w:id="285" w:author="Mohammadali Tofighi" w:date="2023-10-31T12:08:00Z">
                  <w:rPr>
                    <w:ins w:id="286" w:author="Mohammadali Tofighi" w:date="2023-10-31T12:08:00Z"/>
                    <w:rFonts w:ascii="Times New Roman" w:hAnsi="Times New Roman" w:cs="Times New Roman"/>
                    <w:noProof/>
                    <w:sz w:val="20"/>
                    <w:szCs w:val="20"/>
                  </w:rPr>
                </w:rPrChange>
              </w:rPr>
            </w:pPr>
            <w:ins w:id="287" w:author="Mohammadali Tofighi" w:date="2023-10-31T12:08:00Z">
              <w:r w:rsidRPr="00021FF1">
                <w:rPr>
                  <w:rFonts w:ascii="Times New Roman" w:hAnsi="Times New Roman" w:cs="Times New Roman"/>
                  <w:b/>
                  <w:bCs/>
                  <w:noProof/>
                  <w:sz w:val="20"/>
                  <w:szCs w:val="20"/>
                  <w:rPrChange w:id="288" w:author="Mohammadali Tofighi" w:date="2023-10-31T12:08:00Z">
                    <w:rPr>
                      <w:rFonts w:ascii="Times New Roman" w:hAnsi="Times New Roman" w:cs="Times New Roman"/>
                      <w:noProof/>
                      <w:sz w:val="20"/>
                      <w:szCs w:val="20"/>
                    </w:rPr>
                  </w:rPrChange>
                </w:rPr>
                <w:t>[A]</w:t>
              </w:r>
            </w:ins>
          </w:p>
        </w:tc>
        <w:tc>
          <w:tcPr>
            <w:tcW w:w="4788" w:type="dxa"/>
            <w:tcPrChange w:id="289" w:author="Mohammadali Tofighi" w:date="2023-10-31T12:08:00Z">
              <w:tcPr>
                <w:tcW w:w="4788" w:type="dxa"/>
              </w:tcPr>
            </w:tcPrChange>
          </w:tcPr>
          <w:p w14:paraId="0A04ED7F" w14:textId="02B12EC3" w:rsidR="00021FF1" w:rsidRPr="00021FF1" w:rsidRDefault="00021FF1" w:rsidP="00AF3607">
            <w:pPr>
              <w:jc w:val="center"/>
              <w:rPr>
                <w:ins w:id="290" w:author="Mohammadali Tofighi" w:date="2023-10-31T12:08:00Z"/>
                <w:rFonts w:ascii="Times New Roman" w:hAnsi="Times New Roman" w:cs="Times New Roman"/>
                <w:b/>
                <w:bCs/>
                <w:noProof/>
                <w:sz w:val="20"/>
                <w:szCs w:val="20"/>
                <w:rPrChange w:id="291" w:author="Mohammadali Tofighi" w:date="2023-10-31T12:08:00Z">
                  <w:rPr>
                    <w:ins w:id="292" w:author="Mohammadali Tofighi" w:date="2023-10-31T12:08:00Z"/>
                    <w:rFonts w:ascii="Times New Roman" w:hAnsi="Times New Roman" w:cs="Times New Roman"/>
                    <w:noProof/>
                    <w:sz w:val="20"/>
                    <w:szCs w:val="20"/>
                  </w:rPr>
                </w:rPrChange>
              </w:rPr>
            </w:pPr>
            <w:ins w:id="293" w:author="Mohammadali Tofighi" w:date="2023-10-31T12:08:00Z">
              <w:r w:rsidRPr="00021FF1">
                <w:rPr>
                  <w:rFonts w:ascii="Times New Roman" w:hAnsi="Times New Roman" w:cs="Times New Roman"/>
                  <w:b/>
                  <w:bCs/>
                  <w:noProof/>
                  <w:sz w:val="20"/>
                  <w:szCs w:val="20"/>
                  <w:rPrChange w:id="294" w:author="Mohammadali Tofighi" w:date="2023-10-31T12:08:00Z">
                    <w:rPr>
                      <w:rFonts w:ascii="Times New Roman" w:hAnsi="Times New Roman" w:cs="Times New Roman"/>
                      <w:noProof/>
                      <w:sz w:val="20"/>
                      <w:szCs w:val="20"/>
                    </w:rPr>
                  </w:rPrChange>
                </w:rPr>
                <w:t>[B]</w:t>
              </w:r>
            </w:ins>
          </w:p>
        </w:tc>
      </w:tr>
    </w:tbl>
    <w:p w14:paraId="12DCF0A7" w14:textId="110DD5C9" w:rsidR="00927253" w:rsidDel="00021FF1" w:rsidRDefault="00927253" w:rsidP="00AF3607">
      <w:pPr>
        <w:spacing w:line="240" w:lineRule="auto"/>
        <w:jc w:val="center"/>
        <w:rPr>
          <w:del w:id="295" w:author="Mohammadali Tofighi" w:date="2023-10-31T12:16:00Z"/>
          <w:rFonts w:ascii="Times New Roman" w:hAnsi="Times New Roman" w:cs="Times New Roman"/>
          <w:sz w:val="20"/>
          <w:szCs w:val="20"/>
        </w:rPr>
      </w:pPr>
      <w:del w:id="296" w:author="Mohammadali Tofighi" w:date="2023-10-31T12:16:00Z">
        <w:r w:rsidDel="00021FF1">
          <w:rPr>
            <w:rFonts w:ascii="Times New Roman" w:hAnsi="Times New Roman" w:cs="Times New Roman"/>
            <w:sz w:val="20"/>
            <w:szCs w:val="20"/>
          </w:rPr>
          <w:br w:type="page"/>
        </w:r>
      </w:del>
    </w:p>
    <w:p w14:paraId="02F20CEA" w14:textId="03178151" w:rsidR="00927253" w:rsidDel="00021FF1" w:rsidRDefault="00000000">
      <w:pPr>
        <w:spacing w:line="240" w:lineRule="auto"/>
        <w:jc w:val="center"/>
        <w:rPr>
          <w:del w:id="297" w:author="Mohammadali Tofighi" w:date="2023-10-31T12:16:00Z"/>
          <w:color w:val="6F7287"/>
          <w:spacing w:val="8"/>
        </w:rPr>
        <w:pPrChange w:id="298" w:author="Mohammadali Tofighi" w:date="2023-10-31T12:16:00Z">
          <w:pPr>
            <w:pStyle w:val="NormalWeb"/>
            <w:shd w:val="clear" w:color="auto" w:fill="FFFFFF"/>
            <w:spacing w:before="0" w:beforeAutospacing="0" w:after="0" w:afterAutospacing="0"/>
            <w:jc w:val="both"/>
          </w:pPr>
        </w:pPrChange>
      </w:pPr>
      <w:del w:id="299" w:author="Mohammadali Tofighi" w:date="2023-10-31T12:16:00Z">
        <w:r>
          <w:rPr>
            <w:noProof/>
          </w:rPr>
          <w:pict w14:anchorId="00062655">
            <v:group id="Group 44" o:spid="_x0000_s1026" style="position:absolute;left:0;text-align:left;margin-left:29.25pt;margin-top:-3.2pt;width:408.25pt;height:597pt;z-index:251658752" coordsize="51847,75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">
              <v:group id="Group 2" o:spid="_x0000_s1027" style="position:absolute;left:7143;width:44704;height:75819" coordsize="48768,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30" o:spid="_x0000_s1028" type="#_x0000_t75" style="position:absolute;width:4876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">
                  <v:imagedata r:id="rId38" o:title=""/>
                </v:shape>
                <v:shape id="Picture 35" o:spid="_x0000_s1029" type="#_x0000_t75" style="position:absolute;left:4064;top:25527;width:44196;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">
                  <v:imagedata r:id="rId39" o:title=""/>
                </v:shape>
                <v:shape id="Picture 39" o:spid="_x0000_s1030" type="#_x0000_t75" style="position:absolute;left:4064;top:52832;width:44196;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">
                  <v:imagedata r:id="rId40" o:title=""/>
                </v:shape>
              </v:group>
              <v:group id="Group 13" o:spid="_x0000_s1031" style="position:absolute;width:6699;height:58864" coordsize="6699,58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22" o:spid="_x0000_s1032" type="#_x0000_t202" style="position:absolute;left:952;width:5747;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207C04D6" w14:textId="77777777" w:rsidR="00927253" w:rsidRPr="00493004" w:rsidRDefault="00927253" w:rsidP="00927253">
                        <w:pPr>
                          <w:jc w:val="center"/>
                          <w:rPr>
                            <w:rFonts w:ascii="Times New Roman" w:hAnsi="Times New Roman" w:cs="Times New Roman"/>
                            <w:b/>
                            <w:bCs/>
                            <w:color w:val="000000" w:themeColor="text1"/>
                            <w:sz w:val="24"/>
                            <w:szCs w:val="24"/>
                          </w:rPr>
                        </w:pPr>
                        <w:r w:rsidRPr="00493004">
                          <w:rPr>
                            <w:rFonts w:ascii="Times New Roman" w:hAnsi="Times New Roman" w:cs="Times New Roman"/>
                            <w:b/>
                            <w:bCs/>
                            <w:color w:val="000000" w:themeColor="text1"/>
                            <w:sz w:val="24"/>
                            <w:szCs w:val="24"/>
                          </w:rPr>
                          <w:t>[A]</w:t>
                        </w:r>
                      </w:p>
                    </w:txbxContent>
                  </v:textbox>
                </v:shape>
                <v:shape id="Text Box 23" o:spid="_x0000_s1033" type="#_x0000_t202" style="position:absolute;top:25527;width:5746;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2F5F432F" w14:textId="77777777" w:rsidR="00927253" w:rsidRPr="00493004" w:rsidRDefault="00927253" w:rsidP="00927253">
                        <w:pPr>
                          <w:jc w:val="center"/>
                          <w:rPr>
                            <w:rFonts w:ascii="Times New Roman" w:hAnsi="Times New Roman" w:cs="Times New Roman"/>
                            <w:b/>
                            <w:bCs/>
                            <w:color w:val="000000" w:themeColor="text1"/>
                            <w:sz w:val="24"/>
                            <w:szCs w:val="24"/>
                          </w:rPr>
                        </w:pPr>
                        <w:r w:rsidRPr="00493004">
                          <w:rPr>
                            <w:rFonts w:ascii="Times New Roman" w:hAnsi="Times New Roman" w:cs="Times New Roman"/>
                            <w:b/>
                            <w:bCs/>
                            <w:color w:val="000000" w:themeColor="text1"/>
                            <w:sz w:val="24"/>
                            <w:szCs w:val="24"/>
                          </w:rPr>
                          <w:t>[B]</w:t>
                        </w:r>
                      </w:p>
                    </w:txbxContent>
                  </v:textbox>
                </v:shape>
                <v:shape id="Text Box 40" o:spid="_x0000_s1034" type="#_x0000_t202" style="position:absolute;top:54102;width:5746;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7F49825" w14:textId="77777777" w:rsidR="00927253" w:rsidRPr="00493004" w:rsidRDefault="00927253" w:rsidP="00927253">
                        <w:pPr>
                          <w:jc w:val="center"/>
                          <w:rPr>
                            <w:rFonts w:ascii="Times New Roman" w:hAnsi="Times New Roman" w:cs="Times New Roman"/>
                            <w:b/>
                            <w:bCs/>
                            <w:color w:val="000000" w:themeColor="text1"/>
                            <w:sz w:val="24"/>
                            <w:szCs w:val="24"/>
                          </w:rPr>
                        </w:pPr>
                        <w:r w:rsidRPr="00493004">
                          <w:rPr>
                            <w:rFonts w:ascii="Times New Roman" w:hAnsi="Times New Roman" w:cs="Times New Roman"/>
                            <w:b/>
                            <w:bCs/>
                            <w:color w:val="000000" w:themeColor="text1"/>
                            <w:sz w:val="24"/>
                            <w:szCs w:val="24"/>
                          </w:rPr>
                          <w:t>[C]</w:t>
                        </w:r>
                      </w:p>
                    </w:txbxContent>
                  </v:textbox>
                </v:shape>
              </v:group>
            </v:group>
          </w:pict>
        </w:r>
      </w:del>
    </w:p>
    <w:p w14:paraId="239EC699" w14:textId="5D9699CA" w:rsidR="00927253" w:rsidDel="00021FF1" w:rsidRDefault="00927253">
      <w:pPr>
        <w:spacing w:line="240" w:lineRule="auto"/>
        <w:jc w:val="center"/>
        <w:rPr>
          <w:del w:id="300" w:author="Mohammadali Tofighi" w:date="2023-10-31T12:16:00Z"/>
          <w:color w:val="6F7287"/>
          <w:spacing w:val="8"/>
        </w:rPr>
        <w:pPrChange w:id="301" w:author="Mohammadali Tofighi" w:date="2023-10-31T12:16:00Z">
          <w:pPr>
            <w:pStyle w:val="NormalWeb"/>
            <w:shd w:val="clear" w:color="auto" w:fill="FFFFFF"/>
            <w:spacing w:before="0" w:beforeAutospacing="0" w:after="0" w:afterAutospacing="0"/>
            <w:jc w:val="both"/>
          </w:pPr>
        </w:pPrChange>
      </w:pPr>
    </w:p>
    <w:p w14:paraId="0627E326" w14:textId="4033C85F" w:rsidR="00927253" w:rsidDel="00021FF1" w:rsidRDefault="00927253" w:rsidP="00AF3607">
      <w:pPr>
        <w:pStyle w:val="NormalWeb"/>
        <w:shd w:val="clear" w:color="auto" w:fill="FFFFFF"/>
        <w:spacing w:before="0" w:beforeAutospacing="0" w:after="0" w:afterAutospacing="0"/>
        <w:jc w:val="both"/>
        <w:rPr>
          <w:del w:id="302" w:author="Mohammadali Tofighi" w:date="2023-10-31T12:16:00Z"/>
          <w:color w:val="6F7287"/>
          <w:spacing w:val="8"/>
        </w:rPr>
      </w:pPr>
    </w:p>
    <w:p w14:paraId="6E035D63" w14:textId="2EC54CEA" w:rsidR="00927253" w:rsidDel="00021FF1" w:rsidRDefault="00927253" w:rsidP="00AF3607">
      <w:pPr>
        <w:pStyle w:val="NormalWeb"/>
        <w:shd w:val="clear" w:color="auto" w:fill="FFFFFF"/>
        <w:spacing w:before="0" w:beforeAutospacing="0" w:after="0" w:afterAutospacing="0"/>
        <w:jc w:val="both"/>
        <w:rPr>
          <w:del w:id="303" w:author="Mohammadali Tofighi" w:date="2023-10-31T12:16:00Z"/>
          <w:color w:val="6F7287"/>
          <w:spacing w:val="8"/>
        </w:rPr>
      </w:pPr>
    </w:p>
    <w:p w14:paraId="00532430" w14:textId="3856AA54" w:rsidR="00927253" w:rsidDel="00021FF1" w:rsidRDefault="00927253" w:rsidP="00AF3607">
      <w:pPr>
        <w:pStyle w:val="NormalWeb"/>
        <w:shd w:val="clear" w:color="auto" w:fill="FFFFFF"/>
        <w:spacing w:before="0" w:beforeAutospacing="0" w:after="0" w:afterAutospacing="0"/>
        <w:jc w:val="both"/>
        <w:rPr>
          <w:del w:id="304" w:author="Mohammadali Tofighi" w:date="2023-10-31T12:16:00Z"/>
          <w:color w:val="6F7287"/>
          <w:spacing w:val="8"/>
        </w:rPr>
      </w:pPr>
    </w:p>
    <w:p w14:paraId="232B5541" w14:textId="096717AD" w:rsidR="00927253" w:rsidDel="00021FF1" w:rsidRDefault="00927253" w:rsidP="00AF3607">
      <w:pPr>
        <w:pStyle w:val="NormalWeb"/>
        <w:shd w:val="clear" w:color="auto" w:fill="FFFFFF"/>
        <w:spacing w:before="0" w:beforeAutospacing="0" w:after="0" w:afterAutospacing="0"/>
        <w:jc w:val="both"/>
        <w:rPr>
          <w:del w:id="305" w:author="Mohammadali Tofighi" w:date="2023-10-31T12:16:00Z"/>
          <w:color w:val="6F7287"/>
          <w:spacing w:val="8"/>
        </w:rPr>
      </w:pPr>
    </w:p>
    <w:p w14:paraId="700700E5" w14:textId="29360697" w:rsidR="00927253" w:rsidDel="00021FF1" w:rsidRDefault="00927253" w:rsidP="00AF3607">
      <w:pPr>
        <w:pStyle w:val="NormalWeb"/>
        <w:shd w:val="clear" w:color="auto" w:fill="FFFFFF"/>
        <w:spacing w:before="0" w:beforeAutospacing="0" w:after="0" w:afterAutospacing="0"/>
        <w:jc w:val="both"/>
        <w:rPr>
          <w:del w:id="306" w:author="Mohammadali Tofighi" w:date="2023-10-31T12:16:00Z"/>
          <w:color w:val="6F7287"/>
          <w:spacing w:val="8"/>
        </w:rPr>
      </w:pPr>
    </w:p>
    <w:p w14:paraId="7636641F" w14:textId="776C37A5" w:rsidR="00927253" w:rsidDel="00021FF1" w:rsidRDefault="00927253" w:rsidP="00AF3607">
      <w:pPr>
        <w:pStyle w:val="NormalWeb"/>
        <w:shd w:val="clear" w:color="auto" w:fill="FFFFFF"/>
        <w:spacing w:before="0" w:beforeAutospacing="0" w:after="0" w:afterAutospacing="0"/>
        <w:jc w:val="both"/>
        <w:rPr>
          <w:del w:id="307" w:author="Mohammadali Tofighi" w:date="2023-10-31T12:16:00Z"/>
          <w:color w:val="6F7287"/>
          <w:spacing w:val="8"/>
        </w:rPr>
      </w:pPr>
    </w:p>
    <w:p w14:paraId="754C86A5" w14:textId="30787AC7" w:rsidR="00927253" w:rsidDel="00021FF1" w:rsidRDefault="00927253" w:rsidP="00AF3607">
      <w:pPr>
        <w:pStyle w:val="NormalWeb"/>
        <w:shd w:val="clear" w:color="auto" w:fill="FFFFFF"/>
        <w:spacing w:before="0" w:beforeAutospacing="0" w:after="0" w:afterAutospacing="0"/>
        <w:jc w:val="both"/>
        <w:rPr>
          <w:del w:id="308" w:author="Mohammadali Tofighi" w:date="2023-10-31T12:16:00Z"/>
          <w:color w:val="6F7287"/>
          <w:spacing w:val="8"/>
        </w:rPr>
      </w:pPr>
    </w:p>
    <w:p w14:paraId="207DA69C" w14:textId="57F9633B" w:rsidR="00927253" w:rsidDel="00021FF1" w:rsidRDefault="00927253" w:rsidP="00AF3607">
      <w:pPr>
        <w:pStyle w:val="NormalWeb"/>
        <w:shd w:val="clear" w:color="auto" w:fill="FFFFFF"/>
        <w:spacing w:before="0" w:beforeAutospacing="0" w:after="0" w:afterAutospacing="0"/>
        <w:jc w:val="both"/>
        <w:rPr>
          <w:del w:id="309" w:author="Mohammadali Tofighi" w:date="2023-10-31T12:16:00Z"/>
          <w:color w:val="6F7287"/>
          <w:spacing w:val="8"/>
        </w:rPr>
      </w:pPr>
    </w:p>
    <w:p w14:paraId="770407CE" w14:textId="66EBF3F7" w:rsidR="00927253" w:rsidDel="00021FF1" w:rsidRDefault="00927253" w:rsidP="00AF3607">
      <w:pPr>
        <w:pStyle w:val="NormalWeb"/>
        <w:shd w:val="clear" w:color="auto" w:fill="FFFFFF"/>
        <w:spacing w:before="0" w:beforeAutospacing="0" w:after="0" w:afterAutospacing="0"/>
        <w:jc w:val="both"/>
        <w:rPr>
          <w:del w:id="310" w:author="Mohammadali Tofighi" w:date="2023-10-31T12:16:00Z"/>
          <w:color w:val="6F7287"/>
          <w:spacing w:val="8"/>
        </w:rPr>
      </w:pPr>
    </w:p>
    <w:p w14:paraId="3E351224" w14:textId="2C83C3DE" w:rsidR="00927253" w:rsidDel="00021FF1" w:rsidRDefault="00927253" w:rsidP="00AF3607">
      <w:pPr>
        <w:pStyle w:val="NormalWeb"/>
        <w:shd w:val="clear" w:color="auto" w:fill="FFFFFF"/>
        <w:spacing w:before="0" w:beforeAutospacing="0" w:after="0" w:afterAutospacing="0"/>
        <w:jc w:val="both"/>
        <w:rPr>
          <w:del w:id="311" w:author="Mohammadali Tofighi" w:date="2023-10-31T12:16:00Z"/>
          <w:color w:val="6F7287"/>
          <w:spacing w:val="8"/>
        </w:rPr>
      </w:pPr>
    </w:p>
    <w:p w14:paraId="17B50B2B" w14:textId="7D13DBF0" w:rsidR="00927253" w:rsidDel="00021FF1" w:rsidRDefault="00927253" w:rsidP="00AF3607">
      <w:pPr>
        <w:pStyle w:val="NormalWeb"/>
        <w:shd w:val="clear" w:color="auto" w:fill="FFFFFF"/>
        <w:spacing w:before="0" w:beforeAutospacing="0" w:after="0" w:afterAutospacing="0"/>
        <w:jc w:val="both"/>
        <w:rPr>
          <w:del w:id="312" w:author="Mohammadali Tofighi" w:date="2023-10-31T12:16:00Z"/>
          <w:color w:val="6F7287"/>
          <w:spacing w:val="8"/>
        </w:rPr>
      </w:pPr>
    </w:p>
    <w:p w14:paraId="47BB773B" w14:textId="4EBB713C" w:rsidR="00927253" w:rsidDel="00021FF1" w:rsidRDefault="00927253" w:rsidP="00AF3607">
      <w:pPr>
        <w:pStyle w:val="NormalWeb"/>
        <w:shd w:val="clear" w:color="auto" w:fill="FFFFFF"/>
        <w:spacing w:before="0" w:beforeAutospacing="0" w:after="0" w:afterAutospacing="0"/>
        <w:jc w:val="both"/>
        <w:rPr>
          <w:del w:id="313" w:author="Mohammadali Tofighi" w:date="2023-10-31T12:16:00Z"/>
          <w:color w:val="6F7287"/>
          <w:spacing w:val="8"/>
        </w:rPr>
      </w:pPr>
    </w:p>
    <w:p w14:paraId="2D4CBF77" w14:textId="33F7114F" w:rsidR="00927253" w:rsidDel="00021FF1" w:rsidRDefault="00927253" w:rsidP="00AF3607">
      <w:pPr>
        <w:pStyle w:val="NormalWeb"/>
        <w:shd w:val="clear" w:color="auto" w:fill="FFFFFF"/>
        <w:spacing w:before="0" w:beforeAutospacing="0" w:after="0" w:afterAutospacing="0"/>
        <w:jc w:val="both"/>
        <w:rPr>
          <w:del w:id="314" w:author="Mohammadali Tofighi" w:date="2023-10-31T12:16:00Z"/>
          <w:color w:val="6F7287"/>
          <w:spacing w:val="8"/>
        </w:rPr>
      </w:pPr>
    </w:p>
    <w:p w14:paraId="25BFB47F" w14:textId="4ACC2C35" w:rsidR="00927253" w:rsidDel="00021FF1" w:rsidRDefault="00927253" w:rsidP="00AF3607">
      <w:pPr>
        <w:pStyle w:val="NormalWeb"/>
        <w:shd w:val="clear" w:color="auto" w:fill="FFFFFF"/>
        <w:spacing w:before="0" w:beforeAutospacing="0" w:after="0" w:afterAutospacing="0"/>
        <w:jc w:val="both"/>
        <w:rPr>
          <w:del w:id="315" w:author="Mohammadali Tofighi" w:date="2023-10-31T12:16:00Z"/>
          <w:color w:val="6F7287"/>
          <w:spacing w:val="8"/>
        </w:rPr>
      </w:pPr>
    </w:p>
    <w:p w14:paraId="2503429F" w14:textId="3C3F72D4" w:rsidR="00927253" w:rsidDel="00021FF1" w:rsidRDefault="00927253" w:rsidP="00AF3607">
      <w:pPr>
        <w:pStyle w:val="NormalWeb"/>
        <w:shd w:val="clear" w:color="auto" w:fill="FFFFFF"/>
        <w:spacing w:before="0" w:beforeAutospacing="0" w:after="0" w:afterAutospacing="0"/>
        <w:jc w:val="both"/>
        <w:rPr>
          <w:del w:id="316" w:author="Mohammadali Tofighi" w:date="2023-10-31T12:16:00Z"/>
          <w:color w:val="6F7287"/>
          <w:spacing w:val="8"/>
        </w:rPr>
      </w:pPr>
    </w:p>
    <w:p w14:paraId="19884902" w14:textId="2E6B07E6" w:rsidR="00927253" w:rsidDel="00021FF1" w:rsidRDefault="00927253" w:rsidP="00AF3607">
      <w:pPr>
        <w:pStyle w:val="NormalWeb"/>
        <w:shd w:val="clear" w:color="auto" w:fill="FFFFFF"/>
        <w:spacing w:before="0" w:beforeAutospacing="0" w:after="0" w:afterAutospacing="0"/>
        <w:jc w:val="both"/>
        <w:rPr>
          <w:del w:id="317" w:author="Mohammadali Tofighi" w:date="2023-10-31T12:16:00Z"/>
          <w:color w:val="6F7287"/>
          <w:spacing w:val="8"/>
        </w:rPr>
      </w:pPr>
    </w:p>
    <w:p w14:paraId="625D9962" w14:textId="34AEB916" w:rsidR="00927253" w:rsidDel="00021FF1" w:rsidRDefault="00927253" w:rsidP="00AF3607">
      <w:pPr>
        <w:pStyle w:val="NormalWeb"/>
        <w:shd w:val="clear" w:color="auto" w:fill="FFFFFF"/>
        <w:spacing w:before="0" w:beforeAutospacing="0" w:after="0" w:afterAutospacing="0"/>
        <w:jc w:val="both"/>
        <w:rPr>
          <w:del w:id="318" w:author="Mohammadali Tofighi" w:date="2023-10-31T12:16:00Z"/>
          <w:color w:val="6F7287"/>
          <w:spacing w:val="8"/>
        </w:rPr>
      </w:pPr>
    </w:p>
    <w:p w14:paraId="0ABADAA0" w14:textId="3EF2A862" w:rsidR="00927253" w:rsidDel="00021FF1" w:rsidRDefault="00927253" w:rsidP="00AF3607">
      <w:pPr>
        <w:pStyle w:val="NormalWeb"/>
        <w:shd w:val="clear" w:color="auto" w:fill="FFFFFF"/>
        <w:spacing w:before="0" w:beforeAutospacing="0" w:after="0" w:afterAutospacing="0"/>
        <w:jc w:val="both"/>
        <w:rPr>
          <w:del w:id="319" w:author="Mohammadali Tofighi" w:date="2023-10-31T12:16:00Z"/>
          <w:color w:val="6F7287"/>
          <w:spacing w:val="8"/>
        </w:rPr>
      </w:pPr>
    </w:p>
    <w:p w14:paraId="70D9F0F3" w14:textId="7E328958" w:rsidR="00927253" w:rsidDel="00021FF1" w:rsidRDefault="00927253" w:rsidP="00AF3607">
      <w:pPr>
        <w:pStyle w:val="NormalWeb"/>
        <w:shd w:val="clear" w:color="auto" w:fill="FFFFFF"/>
        <w:spacing w:before="0" w:beforeAutospacing="0" w:after="0" w:afterAutospacing="0"/>
        <w:jc w:val="both"/>
        <w:rPr>
          <w:del w:id="320" w:author="Mohammadali Tofighi" w:date="2023-10-31T12:16:00Z"/>
          <w:color w:val="6F7287"/>
          <w:spacing w:val="8"/>
        </w:rPr>
      </w:pPr>
    </w:p>
    <w:p w14:paraId="5F423EB6" w14:textId="73CBFBB0" w:rsidR="00927253" w:rsidDel="00021FF1" w:rsidRDefault="00927253" w:rsidP="00AF3607">
      <w:pPr>
        <w:pStyle w:val="NormalWeb"/>
        <w:shd w:val="clear" w:color="auto" w:fill="FFFFFF"/>
        <w:spacing w:before="0" w:beforeAutospacing="0" w:after="0" w:afterAutospacing="0"/>
        <w:jc w:val="both"/>
        <w:rPr>
          <w:del w:id="321" w:author="Mohammadali Tofighi" w:date="2023-10-31T12:16:00Z"/>
          <w:color w:val="6F7287"/>
          <w:spacing w:val="8"/>
        </w:rPr>
      </w:pPr>
    </w:p>
    <w:p w14:paraId="3183BCAD" w14:textId="73837F8D" w:rsidR="00927253" w:rsidDel="00021FF1" w:rsidRDefault="00927253" w:rsidP="00AF3607">
      <w:pPr>
        <w:pStyle w:val="NormalWeb"/>
        <w:shd w:val="clear" w:color="auto" w:fill="FFFFFF"/>
        <w:spacing w:before="0" w:beforeAutospacing="0" w:after="0" w:afterAutospacing="0"/>
        <w:jc w:val="both"/>
        <w:rPr>
          <w:del w:id="322" w:author="Mohammadali Tofighi" w:date="2023-10-31T12:16:00Z"/>
          <w:color w:val="6F7287"/>
          <w:spacing w:val="8"/>
        </w:rPr>
      </w:pPr>
    </w:p>
    <w:p w14:paraId="629F3F26" w14:textId="16C144BA" w:rsidR="00927253" w:rsidDel="00021FF1" w:rsidRDefault="00927253" w:rsidP="00AF3607">
      <w:pPr>
        <w:pStyle w:val="NormalWeb"/>
        <w:shd w:val="clear" w:color="auto" w:fill="FFFFFF"/>
        <w:spacing w:before="0" w:beforeAutospacing="0" w:after="0" w:afterAutospacing="0"/>
        <w:jc w:val="both"/>
        <w:rPr>
          <w:del w:id="323" w:author="Mohammadali Tofighi" w:date="2023-10-31T12:16:00Z"/>
          <w:color w:val="6F7287"/>
          <w:spacing w:val="8"/>
        </w:rPr>
      </w:pPr>
    </w:p>
    <w:p w14:paraId="65572948" w14:textId="0F765AD5" w:rsidR="00927253" w:rsidDel="00021FF1" w:rsidRDefault="00927253" w:rsidP="00AF3607">
      <w:pPr>
        <w:pStyle w:val="NormalWeb"/>
        <w:shd w:val="clear" w:color="auto" w:fill="FFFFFF"/>
        <w:spacing w:before="0" w:beforeAutospacing="0" w:after="0" w:afterAutospacing="0"/>
        <w:jc w:val="both"/>
        <w:rPr>
          <w:del w:id="324" w:author="Mohammadali Tofighi" w:date="2023-10-31T12:16:00Z"/>
          <w:color w:val="6F7287"/>
          <w:spacing w:val="8"/>
        </w:rPr>
      </w:pPr>
    </w:p>
    <w:p w14:paraId="7C057E54" w14:textId="4A8746E4" w:rsidR="00927253" w:rsidDel="00021FF1" w:rsidRDefault="00927253" w:rsidP="00AF3607">
      <w:pPr>
        <w:pStyle w:val="NormalWeb"/>
        <w:shd w:val="clear" w:color="auto" w:fill="FFFFFF"/>
        <w:spacing w:before="0" w:beforeAutospacing="0" w:after="0" w:afterAutospacing="0"/>
        <w:jc w:val="both"/>
        <w:rPr>
          <w:del w:id="325" w:author="Mohammadali Tofighi" w:date="2023-10-31T12:16:00Z"/>
          <w:color w:val="6F7287"/>
          <w:spacing w:val="8"/>
        </w:rPr>
      </w:pPr>
    </w:p>
    <w:p w14:paraId="60A6D15C" w14:textId="42B7646E" w:rsidR="00927253" w:rsidDel="00021FF1" w:rsidRDefault="00927253" w:rsidP="00AF3607">
      <w:pPr>
        <w:pStyle w:val="NormalWeb"/>
        <w:shd w:val="clear" w:color="auto" w:fill="FFFFFF"/>
        <w:spacing w:before="0" w:beforeAutospacing="0" w:after="0" w:afterAutospacing="0"/>
        <w:jc w:val="both"/>
        <w:rPr>
          <w:del w:id="326" w:author="Mohammadali Tofighi" w:date="2023-10-31T12:16:00Z"/>
          <w:color w:val="6F7287"/>
          <w:spacing w:val="8"/>
        </w:rPr>
      </w:pPr>
    </w:p>
    <w:p w14:paraId="04A2E622" w14:textId="1094B45E" w:rsidR="00927253" w:rsidDel="00021FF1" w:rsidRDefault="00927253" w:rsidP="00AF3607">
      <w:pPr>
        <w:pStyle w:val="NormalWeb"/>
        <w:shd w:val="clear" w:color="auto" w:fill="FFFFFF"/>
        <w:spacing w:before="0" w:beforeAutospacing="0" w:after="0" w:afterAutospacing="0"/>
        <w:jc w:val="both"/>
        <w:rPr>
          <w:del w:id="327" w:author="Mohammadali Tofighi" w:date="2023-10-31T12:16:00Z"/>
          <w:color w:val="6F7287"/>
          <w:spacing w:val="8"/>
        </w:rPr>
      </w:pPr>
    </w:p>
    <w:p w14:paraId="72201635" w14:textId="33D83CE9" w:rsidR="00927253" w:rsidDel="00021FF1" w:rsidRDefault="00927253" w:rsidP="00AF3607">
      <w:pPr>
        <w:pStyle w:val="NormalWeb"/>
        <w:shd w:val="clear" w:color="auto" w:fill="FFFFFF"/>
        <w:spacing w:before="0" w:beforeAutospacing="0" w:after="0" w:afterAutospacing="0"/>
        <w:jc w:val="both"/>
        <w:rPr>
          <w:del w:id="328" w:author="Mohammadali Tofighi" w:date="2023-10-31T12:16:00Z"/>
          <w:color w:val="6F7287"/>
          <w:spacing w:val="8"/>
        </w:rPr>
      </w:pPr>
    </w:p>
    <w:p w14:paraId="608469D8" w14:textId="09A58A6B" w:rsidR="00927253" w:rsidDel="00021FF1" w:rsidRDefault="00927253" w:rsidP="00AF3607">
      <w:pPr>
        <w:pStyle w:val="NormalWeb"/>
        <w:shd w:val="clear" w:color="auto" w:fill="FFFFFF"/>
        <w:spacing w:before="0" w:beforeAutospacing="0" w:after="0" w:afterAutospacing="0"/>
        <w:jc w:val="both"/>
        <w:rPr>
          <w:del w:id="329" w:author="Mohammadali Tofighi" w:date="2023-10-31T12:16:00Z"/>
          <w:color w:val="6F7287"/>
          <w:spacing w:val="8"/>
        </w:rPr>
      </w:pPr>
    </w:p>
    <w:p w14:paraId="55DE6423" w14:textId="2EBBE132" w:rsidR="00927253" w:rsidDel="00021FF1" w:rsidRDefault="00927253" w:rsidP="00AF3607">
      <w:pPr>
        <w:pStyle w:val="NormalWeb"/>
        <w:shd w:val="clear" w:color="auto" w:fill="FFFFFF"/>
        <w:spacing w:before="0" w:beforeAutospacing="0" w:after="0" w:afterAutospacing="0"/>
        <w:jc w:val="both"/>
        <w:rPr>
          <w:del w:id="330" w:author="Mohammadali Tofighi" w:date="2023-10-31T12:16:00Z"/>
          <w:color w:val="6F7287"/>
          <w:spacing w:val="8"/>
        </w:rPr>
      </w:pPr>
    </w:p>
    <w:p w14:paraId="73C7CEEE" w14:textId="78BB0916" w:rsidR="00927253" w:rsidDel="00021FF1" w:rsidRDefault="00927253" w:rsidP="00AF3607">
      <w:pPr>
        <w:pStyle w:val="NormalWeb"/>
        <w:shd w:val="clear" w:color="auto" w:fill="FFFFFF"/>
        <w:spacing w:before="0" w:beforeAutospacing="0" w:after="0" w:afterAutospacing="0"/>
        <w:jc w:val="both"/>
        <w:rPr>
          <w:del w:id="331" w:author="Mohammadali Tofighi" w:date="2023-10-31T12:16:00Z"/>
          <w:color w:val="6F7287"/>
          <w:spacing w:val="8"/>
        </w:rPr>
      </w:pPr>
    </w:p>
    <w:p w14:paraId="58628DD5" w14:textId="3A588D99" w:rsidR="00927253" w:rsidDel="00021FF1" w:rsidRDefault="00927253" w:rsidP="00AF3607">
      <w:pPr>
        <w:pStyle w:val="NormalWeb"/>
        <w:shd w:val="clear" w:color="auto" w:fill="FFFFFF"/>
        <w:spacing w:before="0" w:beforeAutospacing="0" w:after="0" w:afterAutospacing="0"/>
        <w:jc w:val="both"/>
        <w:rPr>
          <w:del w:id="332" w:author="Mohammadali Tofighi" w:date="2023-10-31T12:16:00Z"/>
          <w:color w:val="6F7287"/>
          <w:spacing w:val="8"/>
        </w:rPr>
      </w:pPr>
    </w:p>
    <w:p w14:paraId="4E572DBE" w14:textId="723D031E" w:rsidR="00927253" w:rsidDel="00021FF1" w:rsidRDefault="00927253" w:rsidP="00AF3607">
      <w:pPr>
        <w:pStyle w:val="NormalWeb"/>
        <w:shd w:val="clear" w:color="auto" w:fill="FFFFFF"/>
        <w:spacing w:before="0" w:beforeAutospacing="0" w:after="0" w:afterAutospacing="0"/>
        <w:jc w:val="both"/>
        <w:rPr>
          <w:del w:id="333" w:author="Mohammadali Tofighi" w:date="2023-10-31T12:16:00Z"/>
          <w:color w:val="6F7287"/>
          <w:spacing w:val="8"/>
        </w:rPr>
      </w:pPr>
    </w:p>
    <w:p w14:paraId="6E251060" w14:textId="29AD7C41" w:rsidR="00927253" w:rsidDel="00021FF1" w:rsidRDefault="00927253" w:rsidP="00AF3607">
      <w:pPr>
        <w:pStyle w:val="NormalWeb"/>
        <w:shd w:val="clear" w:color="auto" w:fill="FFFFFF"/>
        <w:spacing w:before="0" w:beforeAutospacing="0" w:after="0" w:afterAutospacing="0"/>
        <w:jc w:val="both"/>
        <w:rPr>
          <w:del w:id="334" w:author="Mohammadali Tofighi" w:date="2023-10-31T12:16:00Z"/>
          <w:color w:val="6F7287"/>
          <w:spacing w:val="8"/>
        </w:rPr>
      </w:pPr>
    </w:p>
    <w:p w14:paraId="4A9E2B16" w14:textId="7F8481E2" w:rsidR="00927253" w:rsidDel="00021FF1" w:rsidRDefault="00927253" w:rsidP="00AF3607">
      <w:pPr>
        <w:pStyle w:val="NormalWeb"/>
        <w:shd w:val="clear" w:color="auto" w:fill="FFFFFF"/>
        <w:spacing w:before="0" w:beforeAutospacing="0" w:after="0" w:afterAutospacing="0"/>
        <w:jc w:val="both"/>
        <w:rPr>
          <w:del w:id="335" w:author="Mohammadali Tofighi" w:date="2023-10-31T12:16:00Z"/>
          <w:color w:val="6F7287"/>
          <w:spacing w:val="8"/>
        </w:rPr>
      </w:pPr>
    </w:p>
    <w:p w14:paraId="0778648F" w14:textId="33D73B4C" w:rsidR="00927253" w:rsidDel="00021FF1" w:rsidRDefault="00927253" w:rsidP="00AF3607">
      <w:pPr>
        <w:pStyle w:val="NormalWeb"/>
        <w:shd w:val="clear" w:color="auto" w:fill="FFFFFF"/>
        <w:spacing w:before="0" w:beforeAutospacing="0" w:after="0" w:afterAutospacing="0"/>
        <w:jc w:val="both"/>
        <w:rPr>
          <w:del w:id="336" w:author="Mohammadali Tofighi" w:date="2023-10-31T12:16:00Z"/>
          <w:color w:val="6F7287"/>
          <w:spacing w:val="8"/>
        </w:rPr>
      </w:pPr>
    </w:p>
    <w:p w14:paraId="59657D13" w14:textId="70810E4D" w:rsidR="00927253" w:rsidDel="00021FF1" w:rsidRDefault="00927253" w:rsidP="00AF3607">
      <w:pPr>
        <w:pStyle w:val="NormalWeb"/>
        <w:shd w:val="clear" w:color="auto" w:fill="FFFFFF"/>
        <w:spacing w:before="0" w:beforeAutospacing="0" w:after="0" w:afterAutospacing="0"/>
        <w:jc w:val="both"/>
        <w:rPr>
          <w:del w:id="337" w:author="Mohammadali Tofighi" w:date="2023-10-31T12:16:00Z"/>
          <w:color w:val="6F7287"/>
          <w:spacing w:val="8"/>
        </w:rPr>
      </w:pPr>
    </w:p>
    <w:p w14:paraId="3120B1D4" w14:textId="54895A8E" w:rsidR="00927253" w:rsidDel="00021FF1" w:rsidRDefault="00927253" w:rsidP="00AF3607">
      <w:pPr>
        <w:pStyle w:val="NormalWeb"/>
        <w:shd w:val="clear" w:color="auto" w:fill="FFFFFF"/>
        <w:spacing w:before="0" w:beforeAutospacing="0" w:after="0" w:afterAutospacing="0"/>
        <w:jc w:val="both"/>
        <w:rPr>
          <w:del w:id="338" w:author="Mohammadali Tofighi" w:date="2023-10-31T12:16:00Z"/>
          <w:color w:val="6F7287"/>
          <w:spacing w:val="8"/>
        </w:rPr>
      </w:pPr>
    </w:p>
    <w:p w14:paraId="19FE261E" w14:textId="39DB9B73" w:rsidR="00927253" w:rsidDel="00021FF1" w:rsidRDefault="00927253" w:rsidP="00AF3607">
      <w:pPr>
        <w:pStyle w:val="NormalWeb"/>
        <w:shd w:val="clear" w:color="auto" w:fill="FFFFFF"/>
        <w:spacing w:before="0" w:beforeAutospacing="0" w:after="0" w:afterAutospacing="0"/>
        <w:jc w:val="both"/>
        <w:rPr>
          <w:del w:id="339" w:author="Mohammadali Tofighi" w:date="2023-10-31T12:16:00Z"/>
          <w:color w:val="6F7287"/>
          <w:spacing w:val="8"/>
        </w:rPr>
      </w:pPr>
    </w:p>
    <w:p w14:paraId="47DC8C4D" w14:textId="028A1E67" w:rsidR="00927253" w:rsidDel="00021FF1" w:rsidRDefault="00927253" w:rsidP="00AF3607">
      <w:pPr>
        <w:pStyle w:val="NormalWeb"/>
        <w:shd w:val="clear" w:color="auto" w:fill="FFFFFF"/>
        <w:spacing w:before="0" w:beforeAutospacing="0" w:after="0" w:afterAutospacing="0"/>
        <w:jc w:val="both"/>
        <w:rPr>
          <w:del w:id="340" w:author="Mohammadali Tofighi" w:date="2023-10-31T12:16:00Z"/>
          <w:color w:val="6F7287"/>
          <w:spacing w:val="8"/>
        </w:rPr>
      </w:pPr>
    </w:p>
    <w:p w14:paraId="5A54EB26" w14:textId="05685EDB" w:rsidR="00927253" w:rsidDel="00021FF1" w:rsidRDefault="00927253" w:rsidP="00AF3607">
      <w:pPr>
        <w:pStyle w:val="NormalWeb"/>
        <w:shd w:val="clear" w:color="auto" w:fill="FFFFFF"/>
        <w:spacing w:before="0" w:beforeAutospacing="0" w:after="0" w:afterAutospacing="0"/>
        <w:jc w:val="both"/>
        <w:rPr>
          <w:del w:id="341" w:author="Mohammadali Tofighi" w:date="2023-10-31T12:16:00Z"/>
          <w:color w:val="6F7287"/>
          <w:spacing w:val="8"/>
        </w:rPr>
      </w:pPr>
    </w:p>
    <w:p w14:paraId="676656A4" w14:textId="148FAAAC" w:rsidR="00927253" w:rsidDel="00021FF1" w:rsidRDefault="00927253" w:rsidP="00AF3607">
      <w:pPr>
        <w:pStyle w:val="NormalWeb"/>
        <w:shd w:val="clear" w:color="auto" w:fill="FFFFFF"/>
        <w:spacing w:before="0" w:beforeAutospacing="0" w:after="0" w:afterAutospacing="0"/>
        <w:jc w:val="both"/>
        <w:rPr>
          <w:del w:id="342" w:author="Mohammadali Tofighi" w:date="2023-10-31T12:16:00Z"/>
          <w:color w:val="6F7287"/>
          <w:spacing w:val="8"/>
        </w:rPr>
      </w:pPr>
    </w:p>
    <w:p w14:paraId="1DCBEDB2" w14:textId="0298868B" w:rsidR="00CF6F92" w:rsidRPr="00934F5E" w:rsidDel="00021FF1" w:rsidRDefault="00CF6F92" w:rsidP="00AF3607">
      <w:pPr>
        <w:pStyle w:val="NormalWeb"/>
        <w:shd w:val="clear" w:color="auto" w:fill="FFFFFF"/>
        <w:spacing w:before="0" w:beforeAutospacing="0" w:after="0" w:afterAutospacing="0"/>
        <w:jc w:val="both"/>
        <w:rPr>
          <w:del w:id="343" w:author="Mohammadali Tofighi" w:date="2023-10-31T12:16:00Z"/>
          <w:color w:val="6F7287"/>
          <w:spacing w:val="8"/>
        </w:rPr>
      </w:pPr>
    </w:p>
    <w:p w14:paraId="6B4F22A0" w14:textId="3C5750A4" w:rsidR="00443985" w:rsidRDefault="00D1134E" w:rsidP="00AF3607">
      <w:pPr>
        <w:spacing w:line="240" w:lineRule="auto"/>
        <w:jc w:val="center"/>
        <w:rPr>
          <w:ins w:id="344" w:author="Mohammadali Tofighi" w:date="2023-10-31T12:16:00Z"/>
          <w:rFonts w:ascii="Times New Roman" w:hAnsi="Times New Roman" w:cs="Times New Roman"/>
          <w:sz w:val="20"/>
          <w:szCs w:val="20"/>
        </w:rPr>
      </w:pPr>
      <w:r w:rsidRPr="00934F5E">
        <w:rPr>
          <w:rFonts w:ascii="Times New Roman" w:hAnsi="Times New Roman" w:cs="Times New Roman"/>
          <w:sz w:val="20"/>
          <w:szCs w:val="20"/>
        </w:rPr>
        <w:t xml:space="preserve">Fig. </w:t>
      </w:r>
      <w:del w:id="345" w:author="Mohammadali Tofighi" w:date="2023-10-30T19:20:00Z">
        <w:r w:rsidRPr="00934F5E" w:rsidDel="007E5E7B">
          <w:rPr>
            <w:rFonts w:ascii="Times New Roman" w:hAnsi="Times New Roman" w:cs="Times New Roman"/>
            <w:sz w:val="20"/>
            <w:szCs w:val="20"/>
          </w:rPr>
          <w:delText>4</w:delText>
        </w:r>
      </w:del>
      <w:ins w:id="346" w:author="Mohammadali Tofighi" w:date="2023-10-30T19:20:00Z">
        <w:r w:rsidR="007E5E7B">
          <w:rPr>
            <w:rFonts w:ascii="Times New Roman" w:hAnsi="Times New Roman" w:cs="Times New Roman"/>
            <w:sz w:val="20"/>
            <w:szCs w:val="20"/>
          </w:rPr>
          <w:t>6</w:t>
        </w:r>
      </w:ins>
      <w:r w:rsidRPr="00934F5E">
        <w:rPr>
          <w:rFonts w:ascii="Times New Roman" w:hAnsi="Times New Roman" w:cs="Times New Roman"/>
          <w:sz w:val="20"/>
          <w:szCs w:val="20"/>
        </w:rPr>
        <w:t xml:space="preserve">. [A] </w:t>
      </w:r>
      <w:r w:rsidR="00927253">
        <w:rPr>
          <w:rFonts w:ascii="Times New Roman" w:hAnsi="Times New Roman" w:cs="Times New Roman"/>
          <w:sz w:val="20"/>
          <w:szCs w:val="20"/>
        </w:rPr>
        <w:t xml:space="preserve">Percentage of </w:t>
      </w:r>
      <w:r w:rsidRPr="00934F5E">
        <w:rPr>
          <w:rFonts w:ascii="Times New Roman" w:hAnsi="Times New Roman" w:cs="Times New Roman"/>
          <w:sz w:val="20"/>
          <w:szCs w:val="20"/>
        </w:rPr>
        <w:t>publications</w:t>
      </w:r>
      <w:r w:rsidR="00927253">
        <w:rPr>
          <w:rFonts w:ascii="Times New Roman" w:hAnsi="Times New Roman" w:cs="Times New Roman"/>
          <w:sz w:val="20"/>
          <w:szCs w:val="20"/>
        </w:rPr>
        <w:t xml:space="preserve"> collaborate</w:t>
      </w:r>
      <w:ins w:id="347" w:author="Mohammadali Tofighi" w:date="2023-10-30T18:43:00Z">
        <w:r w:rsidR="00EC11AD">
          <w:rPr>
            <w:rFonts w:ascii="Times New Roman" w:hAnsi="Times New Roman" w:cs="Times New Roman"/>
            <w:sz w:val="20"/>
            <w:szCs w:val="20"/>
          </w:rPr>
          <w:t>d</w:t>
        </w:r>
      </w:ins>
      <w:r w:rsidR="00927253">
        <w:rPr>
          <w:rFonts w:ascii="Times New Roman" w:hAnsi="Times New Roman" w:cs="Times New Roman"/>
          <w:sz w:val="20"/>
          <w:szCs w:val="20"/>
        </w:rPr>
        <w:t xml:space="preserve"> between disciplines from </w:t>
      </w:r>
      <w:r w:rsidRPr="00934F5E">
        <w:rPr>
          <w:rFonts w:ascii="Times New Roman" w:hAnsi="Times New Roman" w:cs="Times New Roman"/>
          <w:sz w:val="20"/>
          <w:szCs w:val="20"/>
        </w:rPr>
        <w:t xml:space="preserve">2015-2021, [B] Percentage of articles </w:t>
      </w:r>
      <w:r w:rsidR="00927253">
        <w:rPr>
          <w:rFonts w:ascii="Times New Roman" w:hAnsi="Times New Roman" w:cs="Times New Roman"/>
          <w:sz w:val="20"/>
          <w:szCs w:val="20"/>
        </w:rPr>
        <w:t>collaborate</w:t>
      </w:r>
      <w:ins w:id="348" w:author="Mohammadali Tofighi" w:date="2023-10-30T18:43:00Z">
        <w:r w:rsidR="00EC11AD">
          <w:rPr>
            <w:rFonts w:ascii="Times New Roman" w:hAnsi="Times New Roman" w:cs="Times New Roman"/>
            <w:sz w:val="20"/>
            <w:szCs w:val="20"/>
          </w:rPr>
          <w:t>d</w:t>
        </w:r>
      </w:ins>
      <w:r w:rsidR="00927253">
        <w:rPr>
          <w:rFonts w:ascii="Times New Roman" w:hAnsi="Times New Roman" w:cs="Times New Roman"/>
          <w:sz w:val="20"/>
          <w:szCs w:val="20"/>
        </w:rPr>
        <w:t xml:space="preserve"> in Global North and South</w:t>
      </w:r>
      <w:del w:id="349" w:author="Mohammadali Tofighi" w:date="2023-10-31T12:16:00Z">
        <w:r w:rsidRPr="00934F5E" w:rsidDel="00021FF1">
          <w:rPr>
            <w:rFonts w:ascii="Times New Roman" w:hAnsi="Times New Roman" w:cs="Times New Roman"/>
            <w:sz w:val="20"/>
            <w:szCs w:val="20"/>
          </w:rPr>
          <w:delText xml:space="preserve">, [C] </w:delText>
        </w:r>
        <w:r w:rsidR="00927253" w:rsidDel="00021FF1">
          <w:rPr>
            <w:rFonts w:ascii="Times New Roman" w:hAnsi="Times New Roman" w:cs="Times New Roman"/>
            <w:sz w:val="20"/>
            <w:szCs w:val="20"/>
          </w:rPr>
          <w:delText>Dominance of One Health in Global North and South collaboration</w:delText>
        </w:r>
        <w:r w:rsidRPr="00934F5E" w:rsidDel="00021FF1">
          <w:rPr>
            <w:rFonts w:ascii="Times New Roman" w:hAnsi="Times New Roman" w:cs="Times New Roman"/>
            <w:sz w:val="20"/>
            <w:szCs w:val="20"/>
          </w:rPr>
          <w:delText xml:space="preserve"> </w:delText>
        </w:r>
      </w:del>
    </w:p>
    <w:p w14:paraId="74EDF75D" w14:textId="77777777" w:rsidR="00021FF1" w:rsidRDefault="00021FF1" w:rsidP="00AF3607">
      <w:pPr>
        <w:spacing w:line="240" w:lineRule="auto"/>
        <w:jc w:val="center"/>
        <w:rPr>
          <w:ins w:id="350" w:author="Mohammadali Tofighi" w:date="2023-10-30T19:12:00Z"/>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51" w:author="Mohammadali Tofighi" w:date="2023-10-30T19:17:00Z">
          <w:tblPr>
            <w:tblStyle w:val="TableGrid"/>
            <w:tblW w:w="0" w:type="auto"/>
            <w:tblLook w:val="04A0" w:firstRow="1" w:lastRow="0" w:firstColumn="1" w:lastColumn="0" w:noHBand="0" w:noVBand="1"/>
          </w:tblPr>
        </w:tblPrChange>
      </w:tblPr>
      <w:tblGrid>
        <w:gridCol w:w="9576"/>
        <w:tblGridChange w:id="352">
          <w:tblGrid>
            <w:gridCol w:w="9576"/>
          </w:tblGrid>
        </w:tblGridChange>
      </w:tblGrid>
      <w:tr w:rsidR="00443985" w14:paraId="19737113" w14:textId="77777777" w:rsidTr="007B22C9">
        <w:trPr>
          <w:ins w:id="353" w:author="Mohammadali Tofighi" w:date="2023-10-30T19:12:00Z"/>
        </w:trPr>
        <w:tc>
          <w:tcPr>
            <w:tcW w:w="9576" w:type="dxa"/>
            <w:tcPrChange w:id="354" w:author="Mohammadali Tofighi" w:date="2023-10-30T19:17:00Z">
              <w:tcPr>
                <w:tcW w:w="9576" w:type="dxa"/>
              </w:tcPr>
            </w:tcPrChange>
          </w:tcPr>
          <w:p w14:paraId="303FC4F3" w14:textId="14CD7716" w:rsidR="00443985" w:rsidRDefault="007B22C9" w:rsidP="00AF3607">
            <w:pPr>
              <w:jc w:val="center"/>
              <w:rPr>
                <w:ins w:id="355" w:author="Mohammadali Tofighi" w:date="2023-10-30T19:12:00Z"/>
                <w:rFonts w:ascii="Times New Roman" w:hAnsi="Times New Roman" w:cs="Times New Roman"/>
                <w:sz w:val="20"/>
                <w:szCs w:val="20"/>
              </w:rPr>
            </w:pPr>
            <w:ins w:id="356" w:author="Mohammadali Tofighi" w:date="2023-10-30T19:16:00Z">
              <w:r>
                <w:rPr>
                  <w:rFonts w:ascii="Times New Roman" w:hAnsi="Times New Roman" w:cs="Times New Roman"/>
                  <w:noProof/>
                  <w:sz w:val="20"/>
                  <w:szCs w:val="20"/>
                </w:rPr>
                <w:drawing>
                  <wp:inline distT="0" distB="0" distL="0" distR="0" wp14:anchorId="295E30FE" wp14:editId="0758288D">
                    <wp:extent cx="5943600" cy="3089910"/>
                    <wp:effectExtent l="0" t="0" r="0" b="0"/>
                    <wp:docPr id="1330604246"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04246" name="Picture 3" descr="A map of the world&#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ins>
          </w:p>
        </w:tc>
      </w:tr>
      <w:tr w:rsidR="00443985" w14:paraId="47B320B5" w14:textId="77777777" w:rsidTr="007B22C9">
        <w:trPr>
          <w:ins w:id="357" w:author="Mohammadali Tofighi" w:date="2023-10-30T19:12:00Z"/>
        </w:trPr>
        <w:tc>
          <w:tcPr>
            <w:tcW w:w="9576" w:type="dxa"/>
            <w:tcPrChange w:id="358" w:author="Mohammadali Tofighi" w:date="2023-10-30T19:17:00Z">
              <w:tcPr>
                <w:tcW w:w="9576" w:type="dxa"/>
              </w:tcPr>
            </w:tcPrChange>
          </w:tcPr>
          <w:p w14:paraId="7CC5B4B9" w14:textId="42D61638" w:rsidR="00443985" w:rsidRDefault="007B22C9" w:rsidP="00AF3607">
            <w:pPr>
              <w:jc w:val="center"/>
              <w:rPr>
                <w:ins w:id="359" w:author="Mohammadali Tofighi" w:date="2023-10-30T19:12:00Z"/>
                <w:rFonts w:ascii="Times New Roman" w:hAnsi="Times New Roman" w:cs="Times New Roman"/>
                <w:sz w:val="20"/>
                <w:szCs w:val="20"/>
              </w:rPr>
            </w:pPr>
            <w:ins w:id="360" w:author="Mohammadali Tofighi" w:date="2023-10-30T19:17:00Z">
              <w:r>
                <w:rPr>
                  <w:rFonts w:ascii="Times New Roman" w:hAnsi="Times New Roman" w:cs="Times New Roman"/>
                  <w:noProof/>
                  <w:sz w:val="20"/>
                  <w:szCs w:val="20"/>
                </w:rPr>
                <w:lastRenderedPageBreak/>
                <w:drawing>
                  <wp:inline distT="0" distB="0" distL="0" distR="0" wp14:anchorId="2A1F38E3" wp14:editId="6B0DB150">
                    <wp:extent cx="5943600" cy="3051175"/>
                    <wp:effectExtent l="0" t="0" r="0" b="0"/>
                    <wp:docPr id="534308524" name="Picture 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08524" name="Picture 4" descr="A map of the world&#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ins>
          </w:p>
        </w:tc>
      </w:tr>
    </w:tbl>
    <w:p w14:paraId="4FC9E41F" w14:textId="75F9E321" w:rsidR="00927253" w:rsidDel="007B22C9" w:rsidRDefault="00927253" w:rsidP="00AF3607">
      <w:pPr>
        <w:spacing w:line="240" w:lineRule="auto"/>
        <w:jc w:val="center"/>
        <w:rPr>
          <w:del w:id="361" w:author="Mohammadali Tofighi" w:date="2023-10-30T19:17:00Z"/>
          <w:rFonts w:ascii="Times New Roman" w:hAnsi="Times New Roman" w:cs="Times New Roman"/>
          <w:sz w:val="20"/>
          <w:szCs w:val="20"/>
        </w:rPr>
      </w:pPr>
      <w:del w:id="362" w:author="Mohammadali Tofighi" w:date="2023-10-30T19:17:00Z">
        <w:r w:rsidDel="007B22C9">
          <w:rPr>
            <w:rFonts w:ascii="Times New Roman" w:hAnsi="Times New Roman" w:cs="Times New Roman"/>
            <w:sz w:val="20"/>
            <w:szCs w:val="20"/>
          </w:rPr>
          <w:br w:type="page"/>
        </w:r>
      </w:del>
    </w:p>
    <w:p w14:paraId="1A64BEB5" w14:textId="51A04ACD" w:rsidR="00443985" w:rsidRPr="00934F5E" w:rsidDel="00DC27AD" w:rsidRDefault="00D1134E">
      <w:pPr>
        <w:spacing w:line="240" w:lineRule="auto"/>
        <w:jc w:val="center"/>
        <w:rPr>
          <w:del w:id="363" w:author="Mohammadali Tofighi" w:date="2023-10-30T19:18:00Z"/>
          <w:color w:val="6F7287"/>
          <w:spacing w:val="8"/>
        </w:rPr>
        <w:pPrChange w:id="364" w:author="Mohammadali Tofighi" w:date="2023-10-30T19:18:00Z">
          <w:pPr>
            <w:pStyle w:val="NormalWeb"/>
            <w:shd w:val="clear" w:color="auto" w:fill="FFFFFF"/>
            <w:spacing w:before="0" w:beforeAutospacing="0" w:after="0" w:afterAutospacing="0"/>
            <w:jc w:val="center"/>
          </w:pPr>
        </w:pPrChange>
      </w:pPr>
      <w:del w:id="365" w:author="Mohammadali Tofighi" w:date="2023-10-30T19:18:00Z">
        <w:r w:rsidRPr="00934F5E" w:rsidDel="00DC27AD">
          <w:rPr>
            <w:noProof/>
            <w:color w:val="6F7287"/>
            <w:spacing w:val="8"/>
          </w:rPr>
          <w:drawing>
            <wp:anchor distT="0" distB="0" distL="114300" distR="114300" simplePos="0" relativeHeight="251656704" behindDoc="0" locked="0" layoutInCell="1" allowOverlap="1" wp14:anchorId="48FD8C1E" wp14:editId="757536BA">
              <wp:simplePos x="0" y="0"/>
              <wp:positionH relativeFrom="column">
                <wp:posOffset>-271780</wp:posOffset>
              </wp:positionH>
              <wp:positionV relativeFrom="paragraph">
                <wp:posOffset>123825</wp:posOffset>
              </wp:positionV>
              <wp:extent cx="6429375" cy="3352800"/>
              <wp:effectExtent l="19050" t="19050" r="9525" b="0"/>
              <wp:wrapThrough wrapText="bothSides">
                <wp:wrapPolygon edited="0">
                  <wp:start x="-64" y="-123"/>
                  <wp:lineTo x="-64" y="21600"/>
                  <wp:lineTo x="21632" y="21600"/>
                  <wp:lineTo x="21632" y="-123"/>
                  <wp:lineTo x="-64" y="-123"/>
                </wp:wrapPolygon>
              </wp:wrapThrough>
              <wp:docPr id="1" name="Picture 3" descr="A map of the world with different countries/regio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the world with different countries/regions&#10;&#10;Description automatically generated with low confidence"/>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29375" cy="3352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del>
    </w:p>
    <w:p w14:paraId="3ECCF834" w14:textId="637C8774" w:rsidR="00D1134E" w:rsidRDefault="00D1134E" w:rsidP="00DC27AD">
      <w:pPr>
        <w:spacing w:line="240" w:lineRule="auto"/>
        <w:jc w:val="center"/>
        <w:rPr>
          <w:rFonts w:ascii="Times New Roman" w:hAnsi="Times New Roman" w:cs="Times New Roman"/>
          <w:sz w:val="20"/>
          <w:szCs w:val="20"/>
        </w:rPr>
      </w:pPr>
      <w:r w:rsidRPr="00934F5E">
        <w:rPr>
          <w:rFonts w:ascii="Times New Roman" w:hAnsi="Times New Roman" w:cs="Times New Roman"/>
          <w:sz w:val="20"/>
          <w:szCs w:val="20"/>
        </w:rPr>
        <w:t>Fig. 7</w:t>
      </w:r>
      <w:ins w:id="366" w:author="Mohammadali Tofighi" w:date="2023-10-30T19:17:00Z">
        <w:r w:rsidR="00DC27AD">
          <w:rPr>
            <w:rFonts w:ascii="Times New Roman" w:hAnsi="Times New Roman" w:cs="Times New Roman"/>
            <w:sz w:val="20"/>
            <w:szCs w:val="20"/>
          </w:rPr>
          <w:t xml:space="preserve">. </w:t>
        </w:r>
      </w:ins>
      <w:del w:id="367" w:author="Mohammadali Tofighi" w:date="2023-10-30T19:17:00Z">
        <w:r w:rsidRPr="00934F5E" w:rsidDel="00DC27AD">
          <w:rPr>
            <w:rFonts w:ascii="Times New Roman" w:hAnsi="Times New Roman" w:cs="Times New Roman"/>
            <w:sz w:val="20"/>
            <w:szCs w:val="20"/>
          </w:rPr>
          <w:delText xml:space="preserve"> </w:delText>
        </w:r>
      </w:del>
      <w:r w:rsidRPr="00934F5E">
        <w:rPr>
          <w:rFonts w:ascii="Times New Roman" w:hAnsi="Times New Roman" w:cs="Times New Roman"/>
          <w:sz w:val="20"/>
          <w:szCs w:val="20"/>
        </w:rPr>
        <w:t>[A]</w:t>
      </w:r>
      <w:del w:id="368" w:author="Mohammadali Tofighi" w:date="2023-10-30T19:18:00Z">
        <w:r w:rsidRPr="00934F5E" w:rsidDel="00DC27AD">
          <w:rPr>
            <w:rFonts w:ascii="Times New Roman" w:hAnsi="Times New Roman" w:cs="Times New Roman"/>
            <w:sz w:val="20"/>
            <w:szCs w:val="20"/>
          </w:rPr>
          <w:delText>.</w:delText>
        </w:r>
      </w:del>
      <w:r w:rsidRPr="00934F5E">
        <w:rPr>
          <w:rFonts w:ascii="Times New Roman" w:hAnsi="Times New Roman" w:cs="Times New Roman"/>
          <w:sz w:val="20"/>
          <w:szCs w:val="20"/>
        </w:rPr>
        <w:t xml:space="preserve"> Overall locations of authors</w:t>
      </w:r>
      <w:ins w:id="369" w:author="Mohammadali Tofighi" w:date="2023-10-31T11:31:00Z">
        <w:r w:rsidR="00FF47D1">
          <w:rPr>
            <w:rFonts w:ascii="Times New Roman" w:hAnsi="Times New Roman" w:cs="Times New Roman"/>
            <w:sz w:val="20"/>
            <w:szCs w:val="20"/>
          </w:rPr>
          <w:t>,</w:t>
        </w:r>
      </w:ins>
      <w:ins w:id="370" w:author="Mohammadali Tofighi" w:date="2023-10-30T19:18:00Z">
        <w:r w:rsidR="00DC27AD">
          <w:rPr>
            <w:rFonts w:ascii="Times New Roman" w:hAnsi="Times New Roman" w:cs="Times New Roman"/>
            <w:sz w:val="20"/>
            <w:szCs w:val="20"/>
          </w:rPr>
          <w:t xml:space="preserve"> </w:t>
        </w:r>
        <w:r w:rsidR="00DC27AD" w:rsidRPr="00934F5E">
          <w:rPr>
            <w:rFonts w:ascii="Times New Roman" w:hAnsi="Times New Roman" w:cs="Times New Roman"/>
            <w:sz w:val="20"/>
            <w:szCs w:val="20"/>
          </w:rPr>
          <w:t>[B] Study location (only for implement</w:t>
        </w:r>
        <w:r w:rsidR="00DC27AD">
          <w:rPr>
            <w:rFonts w:ascii="Times New Roman" w:hAnsi="Times New Roman" w:cs="Times New Roman"/>
            <w:sz w:val="20"/>
            <w:szCs w:val="20"/>
          </w:rPr>
          <w:t>ation</w:t>
        </w:r>
        <w:r w:rsidR="00DC27AD" w:rsidRPr="00934F5E">
          <w:rPr>
            <w:rFonts w:ascii="Times New Roman" w:hAnsi="Times New Roman" w:cs="Times New Roman"/>
            <w:sz w:val="20"/>
            <w:szCs w:val="20"/>
          </w:rPr>
          <w:t xml:space="preserve"> </w:t>
        </w:r>
        <w:r w:rsidR="00DC27AD">
          <w:rPr>
            <w:rFonts w:ascii="Times New Roman" w:hAnsi="Times New Roman" w:cs="Times New Roman"/>
            <w:sz w:val="20"/>
            <w:szCs w:val="20"/>
          </w:rPr>
          <w:t>of the concepts</w:t>
        </w:r>
        <w:r w:rsidR="00DC27AD" w:rsidRPr="00934F5E">
          <w:rPr>
            <w:rFonts w:ascii="Times New Roman" w:hAnsi="Times New Roman" w:cs="Times New Roman"/>
            <w:sz w:val="20"/>
            <w:szCs w:val="20"/>
          </w:rPr>
          <w:t>)</w:t>
        </w:r>
      </w:ins>
    </w:p>
    <w:p w14:paraId="3EA2253E" w14:textId="4D2FD3A4" w:rsidR="005D5812" w:rsidDel="00DC27AD" w:rsidRDefault="005D5812">
      <w:pPr>
        <w:spacing w:line="240" w:lineRule="auto"/>
        <w:jc w:val="center"/>
        <w:rPr>
          <w:del w:id="371" w:author="Mohammadali Tofighi" w:date="2023-10-30T19:18:00Z"/>
          <w:rFonts w:ascii="Times New Roman" w:hAnsi="Times New Roman" w:cs="Times New Roman"/>
          <w:sz w:val="20"/>
          <w:szCs w:val="20"/>
        </w:rPr>
      </w:pPr>
      <w:del w:id="372" w:author="Mohammadali Tofighi" w:date="2023-10-30T19:18:00Z">
        <w:r w:rsidRPr="00934F5E" w:rsidDel="00DC27AD">
          <w:rPr>
            <w:noProof/>
            <w:color w:val="6F7287"/>
            <w:spacing w:val="8"/>
          </w:rPr>
          <w:drawing>
            <wp:anchor distT="0" distB="0" distL="114300" distR="114300" simplePos="0" relativeHeight="251655680" behindDoc="0" locked="0" layoutInCell="1" allowOverlap="1" wp14:anchorId="5057F4A6" wp14:editId="4259433C">
              <wp:simplePos x="0" y="0"/>
              <wp:positionH relativeFrom="column">
                <wp:posOffset>-266700</wp:posOffset>
              </wp:positionH>
              <wp:positionV relativeFrom="paragraph">
                <wp:posOffset>206375</wp:posOffset>
              </wp:positionV>
              <wp:extent cx="6429375" cy="3421380"/>
              <wp:effectExtent l="19050" t="19050" r="28575" b="26670"/>
              <wp:wrapThrough wrapText="bothSides">
                <wp:wrapPolygon edited="0">
                  <wp:start x="-64" y="-120"/>
                  <wp:lineTo x="-64" y="21648"/>
                  <wp:lineTo x="21632" y="21648"/>
                  <wp:lineTo x="21632" y="-120"/>
                  <wp:lineTo x="-64" y="-120"/>
                </wp:wrapPolygon>
              </wp:wrapThrough>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29375" cy="34213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del>
    </w:p>
    <w:p w14:paraId="0EF22831" w14:textId="17738E74" w:rsidR="00927253" w:rsidRDefault="00D1134E" w:rsidP="00DC27AD">
      <w:pPr>
        <w:spacing w:line="240" w:lineRule="auto"/>
        <w:jc w:val="center"/>
        <w:rPr>
          <w:rFonts w:ascii="Times New Roman" w:hAnsi="Times New Roman" w:cs="Times New Roman"/>
          <w:sz w:val="20"/>
          <w:szCs w:val="20"/>
        </w:rPr>
      </w:pPr>
      <w:del w:id="373" w:author="Mohammadali Tofighi" w:date="2023-10-30T19:18:00Z">
        <w:r w:rsidRPr="00934F5E" w:rsidDel="00DC27AD">
          <w:rPr>
            <w:rFonts w:ascii="Times New Roman" w:hAnsi="Times New Roman" w:cs="Times New Roman"/>
            <w:sz w:val="20"/>
            <w:szCs w:val="20"/>
          </w:rPr>
          <w:delText xml:space="preserve">Fig 7[B]. Study location (only for </w:delText>
        </w:r>
      </w:del>
      <w:del w:id="374" w:author="Mohammadali Tofighi" w:date="2023-10-30T18:43:00Z">
        <w:r w:rsidRPr="00934F5E" w:rsidDel="00EC11AD">
          <w:rPr>
            <w:rFonts w:ascii="Times New Roman" w:hAnsi="Times New Roman" w:cs="Times New Roman"/>
            <w:sz w:val="20"/>
            <w:szCs w:val="20"/>
          </w:rPr>
          <w:delText xml:space="preserve">implemented </w:delText>
        </w:r>
      </w:del>
      <w:del w:id="375" w:author="Mohammadali Tofighi" w:date="2023-10-30T19:18:00Z">
        <w:r w:rsidR="00FA3705" w:rsidDel="00DC27AD">
          <w:rPr>
            <w:rFonts w:ascii="Times New Roman" w:hAnsi="Times New Roman" w:cs="Times New Roman"/>
            <w:sz w:val="20"/>
            <w:szCs w:val="20"/>
          </w:rPr>
          <w:delText>of the concepts</w:delText>
        </w:r>
        <w:r w:rsidRPr="00934F5E" w:rsidDel="00DC27AD">
          <w:rPr>
            <w:rFonts w:ascii="Times New Roman" w:hAnsi="Times New Roman" w:cs="Times New Roman"/>
            <w:sz w:val="20"/>
            <w:szCs w:val="20"/>
          </w:rPr>
          <w:delText>)</w:delText>
        </w:r>
        <w:r w:rsidR="00927253" w:rsidDel="00DC27AD">
          <w:rPr>
            <w:rFonts w:ascii="Times New Roman" w:hAnsi="Times New Roman" w:cs="Times New Roman"/>
            <w:sz w:val="20"/>
            <w:szCs w:val="20"/>
          </w:rPr>
          <w:br w:type="page"/>
        </w:r>
      </w:del>
    </w:p>
    <w:p w14:paraId="381D00FB" w14:textId="62483031" w:rsidR="003207F2" w:rsidRPr="00934F5E" w:rsidRDefault="003207F2" w:rsidP="003207F2">
      <w:pPr>
        <w:pStyle w:val="ListParagraph"/>
        <w:spacing w:line="240" w:lineRule="auto"/>
        <w:ind w:left="0"/>
        <w:contextualSpacing w:val="0"/>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3.</w:t>
      </w:r>
      <w:r>
        <w:rPr>
          <w:rFonts w:ascii="Times New Roman" w:hAnsi="Times New Roman" w:cs="Times New Roman"/>
          <w:b/>
          <w:bCs/>
          <w:i/>
          <w:iCs/>
          <w:sz w:val="24"/>
          <w:szCs w:val="24"/>
        </w:rPr>
        <w:t>3</w:t>
      </w:r>
      <w:r w:rsidRPr="00934F5E">
        <w:rPr>
          <w:rFonts w:ascii="Times New Roman" w:hAnsi="Times New Roman" w:cs="Times New Roman"/>
          <w:b/>
          <w:bCs/>
          <w:i/>
          <w:iCs/>
          <w:sz w:val="24"/>
          <w:szCs w:val="24"/>
        </w:rPr>
        <w:t xml:space="preserve"> Founders and Organizations Working to Advance the Concepts</w:t>
      </w:r>
    </w:p>
    <w:p w14:paraId="4BBB81A9" w14:textId="627172F9" w:rsidR="003207F2" w:rsidRPr="00934F5E" w:rsidRDefault="003207F2" w:rsidP="003207F2">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Planetary Health is a multidisciplinary field that draws on expertise from various disciplines. It has been advanced by Dr. Samuel Myers and supported by the Rockefeller Foundation</w:t>
      </w:r>
      <w:r>
        <w:rPr>
          <w:rFonts w:ascii="Times New Roman" w:hAnsi="Times New Roman" w:cs="Times New Roman"/>
          <w:sz w:val="24"/>
          <w:szCs w:val="24"/>
        </w:rPr>
        <w:t xml:space="preserve"> (</w:t>
      </w:r>
      <w:del w:id="376" w:author="Byomkesh Talukder" w:date="2023-10-09T20:25:00Z">
        <w:r w:rsidRPr="00934F5E" w:rsidDel="005025BC">
          <w:rPr>
            <w:rFonts w:ascii="Times New Roman" w:hAnsi="Times New Roman" w:cs="Times New Roman"/>
            <w:sz w:val="24"/>
            <w:szCs w:val="24"/>
          </w:rPr>
          <w:delText xml:space="preserve">. </w:delText>
        </w:r>
      </w:del>
      <w:r w:rsidRPr="00934F5E">
        <w:rPr>
          <w:rFonts w:ascii="Times New Roman" w:hAnsi="Times New Roman" w:cs="Times New Roman"/>
          <w:sz w:val="24"/>
          <w:szCs w:val="24"/>
        </w:rPr>
        <w:t xml:space="preserve">Several organizations and UN agencies such as </w:t>
      </w:r>
      <w:ins w:id="377" w:author="Mohammadali Tofighi" w:date="2023-10-30T18:45:00Z">
        <w:r w:rsidR="00C014BC">
          <w:rPr>
            <w:rFonts w:ascii="Times New Roman" w:hAnsi="Times New Roman" w:cs="Times New Roman"/>
            <w:sz w:val="24"/>
            <w:szCs w:val="24"/>
          </w:rPr>
          <w:t xml:space="preserve">the </w:t>
        </w:r>
      </w:ins>
      <w:r w:rsidRPr="00934F5E">
        <w:rPr>
          <w:rFonts w:ascii="Times New Roman" w:hAnsi="Times New Roman" w:cs="Times New Roman"/>
          <w:sz w:val="24"/>
          <w:szCs w:val="24"/>
        </w:rPr>
        <w:t xml:space="preserve">World Health Organization (WHO), United Nations Environment Programme (UNEP), Food and Agriculture Organization (FAO), United Nations Development Programme (UNDP), United Nations Framework Convention on Climate Change (UNFCCC), United Nations Educational, Scientific and Cultural Organization (UNESCO) and United Nations Human Settlements Programme (UN-Habitat) work together to promote Planetary Health through research, policy development, and international collaboration. </w:t>
      </w:r>
    </w:p>
    <w:p w14:paraId="736A207C" w14:textId="01230E98" w:rsidR="003207F2" w:rsidRPr="00934F5E" w:rsidRDefault="003207F2" w:rsidP="003207F2">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 xml:space="preserve">One Health is a collaborative and interdisciplinary concept that has significantly advanced </w:t>
      </w:r>
      <w:del w:id="378" w:author="Byomkesh Talukder" w:date="2023-10-09T20:25:00Z">
        <w:r w:rsidRPr="00934F5E" w:rsidDel="005025BC">
          <w:rPr>
            <w:rFonts w:ascii="Times New Roman" w:hAnsi="Times New Roman" w:cs="Times New Roman"/>
            <w:sz w:val="24"/>
            <w:szCs w:val="24"/>
          </w:rPr>
          <w:delText xml:space="preserve">by </w:delText>
        </w:r>
      </w:del>
      <w:ins w:id="379" w:author="Byomkesh Talukder" w:date="2023-10-09T20:25:00Z">
        <w:r w:rsidR="005025BC">
          <w:rPr>
            <w:rFonts w:ascii="Times New Roman" w:hAnsi="Times New Roman" w:cs="Times New Roman"/>
            <w:sz w:val="24"/>
            <w:szCs w:val="24"/>
          </w:rPr>
          <w:t>through</w:t>
        </w:r>
        <w:r w:rsidR="005025BC" w:rsidRPr="00934F5E">
          <w:rPr>
            <w:rFonts w:ascii="Times New Roman" w:hAnsi="Times New Roman" w:cs="Times New Roman"/>
            <w:sz w:val="24"/>
            <w:szCs w:val="24"/>
          </w:rPr>
          <w:t xml:space="preserve"> </w:t>
        </w:r>
      </w:ins>
      <w:r w:rsidRPr="00934F5E">
        <w:rPr>
          <w:rFonts w:ascii="Times New Roman" w:hAnsi="Times New Roman" w:cs="Times New Roman"/>
          <w:sz w:val="24"/>
          <w:szCs w:val="24"/>
        </w:rPr>
        <w:t xml:space="preserve">the role of Dr. Calvin Schwabe, a veterinarian and epidemiologist, Dr. Roger M. K. M. Hoekstra, a veterinary pathologist, and Dr. Laura H. Kahn, a physician. The One Health Commission, One Health Initiative, and Centers for Disease Control and Prevention (CDC) </w:t>
      </w:r>
      <w:del w:id="380" w:author="Byomkesh Talukder" w:date="2023-10-09T20:25:00Z">
        <w:r w:rsidRPr="00934F5E" w:rsidDel="005025BC">
          <w:rPr>
            <w:rFonts w:ascii="Times New Roman" w:hAnsi="Times New Roman" w:cs="Times New Roman"/>
            <w:sz w:val="24"/>
            <w:szCs w:val="24"/>
          </w:rPr>
          <w:delText>are significantly promoting</w:delText>
        </w:r>
      </w:del>
      <w:ins w:id="381" w:author="Byomkesh Talukder" w:date="2023-10-09T20:25:00Z">
        <w:r w:rsidR="005025BC">
          <w:rPr>
            <w:rFonts w:ascii="Times New Roman" w:hAnsi="Times New Roman" w:cs="Times New Roman"/>
            <w:sz w:val="24"/>
            <w:szCs w:val="24"/>
          </w:rPr>
          <w:t>significantly promote</w:t>
        </w:r>
      </w:ins>
      <w:r w:rsidRPr="00934F5E">
        <w:rPr>
          <w:rFonts w:ascii="Times New Roman" w:hAnsi="Times New Roman" w:cs="Times New Roman"/>
          <w:sz w:val="24"/>
          <w:szCs w:val="24"/>
        </w:rPr>
        <w:t xml:space="preserve"> One Health concepts. International organizations such as the WHO, FAO, UNEP, UNDP, and </w:t>
      </w:r>
      <w:ins w:id="382" w:author="Byomkesh Talukder" w:date="2023-10-09T20:25:00Z">
        <w:r w:rsidR="005025BC">
          <w:rPr>
            <w:rFonts w:ascii="Times New Roman" w:hAnsi="Times New Roman" w:cs="Times New Roman"/>
            <w:sz w:val="24"/>
            <w:szCs w:val="24"/>
          </w:rPr>
          <w:t xml:space="preserve">the </w:t>
        </w:r>
      </w:ins>
      <w:r w:rsidRPr="00934F5E">
        <w:rPr>
          <w:rFonts w:ascii="Times New Roman" w:hAnsi="Times New Roman" w:cs="Times New Roman"/>
          <w:sz w:val="24"/>
          <w:szCs w:val="24"/>
        </w:rPr>
        <w:t xml:space="preserve">World Organization for Animal Health (OIE) </w:t>
      </w:r>
      <w:del w:id="383" w:author="Byomkesh Talukder" w:date="2023-10-09T20:25:00Z">
        <w:r w:rsidRPr="00934F5E" w:rsidDel="005025BC">
          <w:rPr>
            <w:rFonts w:ascii="Times New Roman" w:hAnsi="Times New Roman" w:cs="Times New Roman"/>
            <w:sz w:val="24"/>
            <w:szCs w:val="24"/>
          </w:rPr>
          <w:delText xml:space="preserve">also </w:delText>
        </w:r>
      </w:del>
      <w:r w:rsidRPr="00934F5E">
        <w:rPr>
          <w:rFonts w:ascii="Times New Roman" w:hAnsi="Times New Roman" w:cs="Times New Roman"/>
          <w:sz w:val="24"/>
          <w:szCs w:val="24"/>
        </w:rPr>
        <w:t>advocate this concept to address animal and human health.</w:t>
      </w:r>
    </w:p>
    <w:p w14:paraId="496D2B0F" w14:textId="77777777" w:rsidR="003207F2" w:rsidRPr="00934F5E" w:rsidRDefault="003207F2" w:rsidP="003207F2">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 xml:space="preserve">While it is difficult to attribute the founding of </w:t>
      </w:r>
      <w:proofErr w:type="spellStart"/>
      <w:r w:rsidRPr="00934F5E">
        <w:rPr>
          <w:rFonts w:ascii="Times New Roman" w:hAnsi="Times New Roman" w:cs="Times New Roman"/>
          <w:sz w:val="24"/>
          <w:szCs w:val="24"/>
        </w:rPr>
        <w:t>Ec</w:t>
      </w:r>
      <w:r>
        <w:rPr>
          <w:rFonts w:ascii="Times New Roman" w:hAnsi="Times New Roman" w:cs="Times New Roman"/>
          <w:sz w:val="24"/>
          <w:szCs w:val="24"/>
        </w:rPr>
        <w:t>oHealth</w:t>
      </w:r>
      <w:proofErr w:type="spellEnd"/>
      <w:r w:rsidRPr="00934F5E">
        <w:rPr>
          <w:rFonts w:ascii="Times New Roman" w:hAnsi="Times New Roman" w:cs="Times New Roman"/>
          <w:sz w:val="24"/>
          <w:szCs w:val="24"/>
        </w:rPr>
        <w:t xml:space="preserve"> to specific individuals, several key figures have made significant contributions to its development, including Dr. Bruce Wilcox, an environmental scientist, and Dr. Margaret Chan, former WHO Director-General. Several organizations and initiatives are dedicated to promoting and advancing the field, such as the International Association for Ecology and Health (IAEH), Consortium for Ecosystem Health Sciences (CEHS), and </w:t>
      </w:r>
      <w:proofErr w:type="spellStart"/>
      <w:r w:rsidRPr="00934F5E">
        <w:rPr>
          <w:rFonts w:ascii="Times New Roman" w:hAnsi="Times New Roman" w:cs="Times New Roman"/>
          <w:sz w:val="24"/>
          <w:szCs w:val="24"/>
        </w:rPr>
        <w:t>Ec</w:t>
      </w:r>
      <w:r>
        <w:rPr>
          <w:rFonts w:ascii="Times New Roman" w:hAnsi="Times New Roman" w:cs="Times New Roman"/>
          <w:sz w:val="24"/>
          <w:szCs w:val="24"/>
        </w:rPr>
        <w:t>oHealth</w:t>
      </w:r>
      <w:proofErr w:type="spellEnd"/>
      <w:r w:rsidRPr="00934F5E">
        <w:rPr>
          <w:rFonts w:ascii="Times New Roman" w:hAnsi="Times New Roman" w:cs="Times New Roman"/>
          <w:sz w:val="24"/>
          <w:szCs w:val="24"/>
        </w:rPr>
        <w:t xml:space="preserve"> Alliance. Several UN organizations contribute to the principles of </w:t>
      </w:r>
      <w:proofErr w:type="spellStart"/>
      <w:r>
        <w:rPr>
          <w:rFonts w:ascii="Times New Roman" w:hAnsi="Times New Roman" w:cs="Times New Roman"/>
          <w:color w:val="000000" w:themeColor="text1"/>
          <w:sz w:val="24"/>
          <w:szCs w:val="24"/>
        </w:rPr>
        <w:t>EcoHealth</w:t>
      </w:r>
      <w:proofErr w:type="spellEnd"/>
      <w:r w:rsidRPr="00934F5E">
        <w:rPr>
          <w:rFonts w:ascii="Times New Roman" w:hAnsi="Times New Roman" w:cs="Times New Roman"/>
          <w:sz w:val="24"/>
          <w:szCs w:val="24"/>
        </w:rPr>
        <w:t xml:space="preserve"> through their respective mandates and activities, including UNEP, WHO, FAO, UNDP, and UNESCO. </w:t>
      </w:r>
    </w:p>
    <w:p w14:paraId="7C19BB95" w14:textId="383212FE" w:rsidR="003207F2" w:rsidRPr="003207F2" w:rsidRDefault="003207F2" w:rsidP="003207F2">
      <w:pPr>
        <w:pStyle w:val="ListParagraph"/>
        <w:spacing w:line="240" w:lineRule="auto"/>
        <w:ind w:left="0"/>
        <w:contextualSpacing w:val="0"/>
        <w:jc w:val="both"/>
        <w:rPr>
          <w:rFonts w:ascii="Times New Roman" w:eastAsia="Times New Roman" w:hAnsi="Times New Roman" w:cs="Times New Roman"/>
          <w:b/>
          <w:bCs/>
          <w:i/>
          <w:iCs/>
          <w:sz w:val="24"/>
          <w:szCs w:val="24"/>
          <w:lang w:eastAsia="en-CA"/>
        </w:rPr>
      </w:pPr>
      <w:r w:rsidRPr="003207F2">
        <w:rPr>
          <w:rFonts w:ascii="Times New Roman" w:hAnsi="Times New Roman" w:cs="Times New Roman"/>
          <w:b/>
          <w:bCs/>
          <w:i/>
          <w:iCs/>
          <w:sz w:val="24"/>
          <w:szCs w:val="24"/>
        </w:rPr>
        <w:lastRenderedPageBreak/>
        <w:t>3.</w:t>
      </w:r>
      <w:r>
        <w:rPr>
          <w:rFonts w:ascii="Times New Roman" w:hAnsi="Times New Roman" w:cs="Times New Roman"/>
          <w:b/>
          <w:bCs/>
          <w:i/>
          <w:iCs/>
          <w:sz w:val="24"/>
          <w:szCs w:val="24"/>
        </w:rPr>
        <w:t>4</w:t>
      </w:r>
      <w:r w:rsidRPr="003207F2">
        <w:rPr>
          <w:rFonts w:ascii="Times New Roman" w:hAnsi="Times New Roman" w:cs="Times New Roman"/>
          <w:b/>
          <w:bCs/>
          <w:i/>
          <w:iCs/>
          <w:sz w:val="24"/>
          <w:szCs w:val="24"/>
        </w:rPr>
        <w:t xml:space="preserve"> </w:t>
      </w:r>
      <w:r w:rsidRPr="003207F2">
        <w:rPr>
          <w:rFonts w:ascii="Times New Roman" w:eastAsia="Times New Roman" w:hAnsi="Times New Roman" w:cs="Times New Roman"/>
          <w:b/>
          <w:bCs/>
          <w:i/>
          <w:iCs/>
          <w:sz w:val="24"/>
          <w:szCs w:val="24"/>
          <w:lang w:eastAsia="en-CA"/>
        </w:rPr>
        <w:t>Fundamental Questions Addressed by the Concepts</w:t>
      </w:r>
    </w:p>
    <w:p w14:paraId="023E3ADE" w14:textId="53A8CFDF" w:rsidR="003207F2" w:rsidRDefault="003207F2" w:rsidP="003207F2">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 xml:space="preserve">The fundamental questions addressed by these concepts provide a framework for research, policy development, and practice. They guide efforts to understand, analyze, and address the complex issues at the intersection of human health, environmental health, and ecosystem well-being. By addressing these questions, we can gain insights, develop evidence-based solutions, and promote collaboration to create a healthier and more sustainable future for both people and the planet. Table 3 presents the fundamental questions </w:t>
      </w:r>
      <w:del w:id="384" w:author="Byomkesh Talukder" w:date="2023-10-09T20:25:00Z">
        <w:r w:rsidRPr="00934F5E" w:rsidDel="005025BC">
          <w:rPr>
            <w:rFonts w:ascii="Times New Roman" w:hAnsi="Times New Roman" w:cs="Times New Roman"/>
            <w:sz w:val="24"/>
            <w:szCs w:val="24"/>
          </w:rPr>
          <w:delText>addressed by each concept</w:delText>
        </w:r>
      </w:del>
      <w:ins w:id="385" w:author="Byomkesh Talukder" w:date="2023-10-09T20:25:00Z">
        <w:r w:rsidR="005025BC">
          <w:rPr>
            <w:rFonts w:ascii="Times New Roman" w:hAnsi="Times New Roman" w:cs="Times New Roman"/>
            <w:sz w:val="24"/>
            <w:szCs w:val="24"/>
          </w:rPr>
          <w:t>each concept addresses</w:t>
        </w:r>
      </w:ins>
      <w:r w:rsidRPr="00934F5E">
        <w:rPr>
          <w:rFonts w:ascii="Times New Roman" w:hAnsi="Times New Roman" w:cs="Times New Roman"/>
          <w:sz w:val="24"/>
          <w:szCs w:val="24"/>
        </w:rPr>
        <w:t xml:space="preserve"> and some representative articles that pose these questions.</w:t>
      </w:r>
    </w:p>
    <w:p w14:paraId="28651451" w14:textId="2A67F5C7" w:rsidR="003207F2" w:rsidDel="00FF47D1" w:rsidRDefault="003207F2" w:rsidP="003207F2">
      <w:pPr>
        <w:pStyle w:val="ListParagraph"/>
        <w:spacing w:line="240" w:lineRule="auto"/>
        <w:ind w:left="0"/>
        <w:contextualSpacing w:val="0"/>
        <w:jc w:val="both"/>
        <w:rPr>
          <w:del w:id="386" w:author="Mohammadali Tofighi" w:date="2023-10-31T11:31:00Z"/>
          <w:rFonts w:ascii="Times New Roman" w:hAnsi="Times New Roman" w:cs="Times New Roman"/>
          <w:sz w:val="24"/>
          <w:szCs w:val="24"/>
        </w:rPr>
      </w:pPr>
    </w:p>
    <w:p w14:paraId="48C92DB6" w14:textId="46FAF9D7" w:rsidR="003207F2" w:rsidDel="00FF47D1" w:rsidRDefault="003207F2" w:rsidP="003207F2">
      <w:pPr>
        <w:pStyle w:val="ListParagraph"/>
        <w:spacing w:line="240" w:lineRule="auto"/>
        <w:ind w:left="0"/>
        <w:contextualSpacing w:val="0"/>
        <w:jc w:val="both"/>
        <w:rPr>
          <w:del w:id="387" w:author="Mohammadali Tofighi" w:date="2023-10-31T11:31:00Z"/>
          <w:rFonts w:ascii="Times New Roman" w:hAnsi="Times New Roman" w:cs="Times New Roman"/>
          <w:sz w:val="24"/>
          <w:szCs w:val="24"/>
        </w:rPr>
      </w:pPr>
    </w:p>
    <w:p w14:paraId="68EB7821" w14:textId="254F7783" w:rsidR="003207F2" w:rsidDel="00FF47D1" w:rsidRDefault="003207F2" w:rsidP="003207F2">
      <w:pPr>
        <w:pStyle w:val="ListParagraph"/>
        <w:spacing w:line="240" w:lineRule="auto"/>
        <w:ind w:left="0"/>
        <w:contextualSpacing w:val="0"/>
        <w:jc w:val="both"/>
        <w:rPr>
          <w:del w:id="388" w:author="Mohammadali Tofighi" w:date="2023-10-31T11:31:00Z"/>
          <w:rFonts w:ascii="Times New Roman" w:hAnsi="Times New Roman" w:cs="Times New Roman"/>
          <w:sz w:val="24"/>
          <w:szCs w:val="24"/>
        </w:rPr>
      </w:pPr>
    </w:p>
    <w:p w14:paraId="2C6C821A" w14:textId="74A89E39" w:rsidR="003207F2" w:rsidDel="00FF47D1" w:rsidRDefault="003207F2" w:rsidP="003207F2">
      <w:pPr>
        <w:pStyle w:val="ListParagraph"/>
        <w:spacing w:line="240" w:lineRule="auto"/>
        <w:ind w:left="0"/>
        <w:contextualSpacing w:val="0"/>
        <w:jc w:val="both"/>
        <w:rPr>
          <w:del w:id="389" w:author="Mohammadali Tofighi" w:date="2023-10-31T11:31:00Z"/>
          <w:rFonts w:ascii="Times New Roman" w:hAnsi="Times New Roman" w:cs="Times New Roman"/>
          <w:sz w:val="24"/>
          <w:szCs w:val="24"/>
        </w:rPr>
      </w:pPr>
    </w:p>
    <w:p w14:paraId="59C7D970" w14:textId="03CAF569" w:rsidR="003207F2" w:rsidDel="00FF47D1" w:rsidRDefault="003207F2" w:rsidP="003207F2">
      <w:pPr>
        <w:pStyle w:val="ListParagraph"/>
        <w:spacing w:line="240" w:lineRule="auto"/>
        <w:ind w:left="0"/>
        <w:contextualSpacing w:val="0"/>
        <w:jc w:val="both"/>
        <w:rPr>
          <w:del w:id="390" w:author="Mohammadali Tofighi" w:date="2023-10-31T11:31:00Z"/>
          <w:rFonts w:ascii="Times New Roman" w:hAnsi="Times New Roman" w:cs="Times New Roman"/>
          <w:sz w:val="24"/>
          <w:szCs w:val="24"/>
        </w:rPr>
      </w:pPr>
    </w:p>
    <w:p w14:paraId="62ED8E27" w14:textId="1C3564A2" w:rsidR="003207F2" w:rsidDel="00FF47D1" w:rsidRDefault="003207F2" w:rsidP="003207F2">
      <w:pPr>
        <w:pStyle w:val="ListParagraph"/>
        <w:spacing w:line="240" w:lineRule="auto"/>
        <w:ind w:left="0"/>
        <w:contextualSpacing w:val="0"/>
        <w:jc w:val="both"/>
        <w:rPr>
          <w:del w:id="391" w:author="Mohammadali Tofighi" w:date="2023-10-31T11:31:00Z"/>
          <w:rFonts w:ascii="Times New Roman" w:hAnsi="Times New Roman" w:cs="Times New Roman"/>
          <w:sz w:val="24"/>
          <w:szCs w:val="24"/>
        </w:rPr>
      </w:pPr>
    </w:p>
    <w:p w14:paraId="4E7360A8" w14:textId="714C8CE9" w:rsidR="003207F2" w:rsidRPr="00934F5E" w:rsidDel="00FF47D1" w:rsidRDefault="003207F2" w:rsidP="003207F2">
      <w:pPr>
        <w:pStyle w:val="ListParagraph"/>
        <w:spacing w:line="240" w:lineRule="auto"/>
        <w:ind w:left="0"/>
        <w:contextualSpacing w:val="0"/>
        <w:jc w:val="both"/>
        <w:rPr>
          <w:del w:id="392" w:author="Mohammadali Tofighi" w:date="2023-10-31T11:31:00Z"/>
          <w:rFonts w:ascii="Times New Roman" w:hAnsi="Times New Roman" w:cs="Times New Roman"/>
          <w:sz w:val="24"/>
          <w:szCs w:val="24"/>
        </w:rPr>
      </w:pPr>
    </w:p>
    <w:p w14:paraId="02F2B997" w14:textId="77777777" w:rsidR="00FF47D1" w:rsidRDefault="00FF47D1" w:rsidP="003207F2">
      <w:pPr>
        <w:pStyle w:val="ListParagraph"/>
        <w:spacing w:line="240" w:lineRule="auto"/>
        <w:ind w:left="0"/>
        <w:jc w:val="center"/>
        <w:rPr>
          <w:ins w:id="393" w:author="Mohammadali Tofighi" w:date="2023-10-31T11:31:00Z"/>
          <w:rFonts w:ascii="Times New Roman" w:hAnsi="Times New Roman" w:cs="Times New Roman"/>
          <w:sz w:val="24"/>
          <w:szCs w:val="24"/>
        </w:rPr>
      </w:pPr>
    </w:p>
    <w:p w14:paraId="3B4FFBDA" w14:textId="20C6BAA3" w:rsidR="003207F2" w:rsidRPr="00934F5E" w:rsidRDefault="003207F2" w:rsidP="003207F2">
      <w:pPr>
        <w:pStyle w:val="ListParagraph"/>
        <w:spacing w:line="240" w:lineRule="auto"/>
        <w:ind w:left="0"/>
        <w:jc w:val="center"/>
        <w:rPr>
          <w:rFonts w:ascii="Times New Roman" w:hAnsi="Times New Roman" w:cs="Times New Roman"/>
          <w:sz w:val="20"/>
          <w:szCs w:val="20"/>
        </w:rPr>
      </w:pPr>
      <w:r w:rsidRPr="00934F5E">
        <w:rPr>
          <w:rFonts w:ascii="Times New Roman" w:hAnsi="Times New Roman" w:cs="Times New Roman"/>
          <w:sz w:val="20"/>
          <w:szCs w:val="20"/>
        </w:rPr>
        <w:t xml:space="preserve">Table 3. Fundamental Questions Addressed by </w:t>
      </w:r>
      <w:r w:rsidRPr="002C46DF">
        <w:rPr>
          <w:rFonts w:ascii="Times New Roman" w:hAnsi="Times New Roman" w:cs="Times New Roman"/>
          <w:sz w:val="20"/>
          <w:szCs w:val="20"/>
        </w:rPr>
        <w:t>Planetary Health</w:t>
      </w:r>
      <w:r w:rsidRPr="00934F5E">
        <w:rPr>
          <w:rFonts w:ascii="Times New Roman" w:hAnsi="Times New Roman" w:cs="Times New Roman"/>
          <w:sz w:val="20"/>
          <w:szCs w:val="20"/>
        </w:rPr>
        <w:t xml:space="preserve">, </w:t>
      </w:r>
      <w:r>
        <w:rPr>
          <w:rFonts w:ascii="Times New Roman" w:hAnsi="Times New Roman" w:cs="Times New Roman"/>
          <w:sz w:val="20"/>
          <w:szCs w:val="20"/>
        </w:rPr>
        <w:t>One Health</w:t>
      </w:r>
      <w:r w:rsidRPr="00934F5E">
        <w:rPr>
          <w:rFonts w:ascii="Times New Roman" w:hAnsi="Times New Roman" w:cs="Times New Roman"/>
          <w:sz w:val="20"/>
          <w:szCs w:val="20"/>
        </w:rPr>
        <w:t xml:space="preserve">, and </w:t>
      </w:r>
      <w:proofErr w:type="spellStart"/>
      <w:r w:rsidRPr="002C46DF">
        <w:rPr>
          <w:rFonts w:ascii="Times New Roman" w:hAnsi="Times New Roman" w:cs="Times New Roman"/>
          <w:sz w:val="20"/>
          <w:szCs w:val="20"/>
        </w:rPr>
        <w:t>EcoHealth</w:t>
      </w:r>
      <w:proofErr w:type="spellEnd"/>
      <w:r w:rsidRPr="00934F5E">
        <w:rPr>
          <w:rFonts w:ascii="Times New Roman" w:hAnsi="Times New Roman" w:cs="Times New Roman"/>
          <w:sz w:val="20"/>
          <w:szCs w:val="20"/>
        </w:rPr>
        <w:t xml:space="preserve"> </w:t>
      </w:r>
      <w:r>
        <w:rPr>
          <w:rFonts w:ascii="Times New Roman" w:hAnsi="Times New Roman" w:cs="Times New Roman"/>
          <w:sz w:val="20"/>
          <w:szCs w:val="20"/>
        </w:rPr>
        <w:t>C</w:t>
      </w:r>
      <w:r w:rsidRPr="00934F5E">
        <w:rPr>
          <w:rFonts w:ascii="Times New Roman" w:hAnsi="Times New Roman" w:cs="Times New Roman"/>
          <w:sz w:val="20"/>
          <w:szCs w:val="20"/>
        </w:rPr>
        <w:t>oncepts.</w:t>
      </w:r>
    </w:p>
    <w:tbl>
      <w:tblPr>
        <w:tblStyle w:val="TableGrid"/>
        <w:tblW w:w="0" w:type="auto"/>
        <w:tblLook w:val="04A0" w:firstRow="1" w:lastRow="0" w:firstColumn="1" w:lastColumn="0" w:noHBand="0" w:noVBand="1"/>
      </w:tblPr>
      <w:tblGrid>
        <w:gridCol w:w="1355"/>
        <w:gridCol w:w="7072"/>
        <w:gridCol w:w="1149"/>
      </w:tblGrid>
      <w:tr w:rsidR="003B527B" w:rsidRPr="00B064C5" w14:paraId="25BF1314" w14:textId="77777777" w:rsidTr="00B627FF">
        <w:tc>
          <w:tcPr>
            <w:tcW w:w="0" w:type="auto"/>
            <w:shd w:val="clear" w:color="auto" w:fill="BFBFBF" w:themeFill="background1" w:themeFillShade="BF"/>
            <w:hideMark/>
          </w:tcPr>
          <w:p w14:paraId="067DA67A" w14:textId="77777777" w:rsidR="003207F2" w:rsidRPr="00B064C5" w:rsidRDefault="003207F2" w:rsidP="00B627FF">
            <w:pPr>
              <w:rPr>
                <w:rFonts w:ascii="Times New Roman" w:hAnsi="Times New Roman" w:cs="Times New Roman"/>
                <w:b/>
                <w:bCs/>
                <w:sz w:val="20"/>
                <w:szCs w:val="20"/>
              </w:rPr>
            </w:pPr>
            <w:r w:rsidRPr="00B064C5">
              <w:rPr>
                <w:rFonts w:ascii="Times New Roman" w:hAnsi="Times New Roman" w:cs="Times New Roman"/>
                <w:b/>
                <w:bCs/>
                <w:sz w:val="20"/>
                <w:szCs w:val="20"/>
              </w:rPr>
              <w:t>Concepts</w:t>
            </w:r>
          </w:p>
        </w:tc>
        <w:tc>
          <w:tcPr>
            <w:tcW w:w="0" w:type="auto"/>
            <w:shd w:val="clear" w:color="auto" w:fill="BFBFBF" w:themeFill="background1" w:themeFillShade="BF"/>
            <w:hideMark/>
          </w:tcPr>
          <w:p w14:paraId="1D68465A" w14:textId="77777777" w:rsidR="003207F2" w:rsidRPr="00B064C5" w:rsidRDefault="003207F2" w:rsidP="00B627FF">
            <w:pPr>
              <w:rPr>
                <w:rFonts w:ascii="Times New Roman" w:hAnsi="Times New Roman" w:cs="Times New Roman"/>
                <w:b/>
                <w:bCs/>
                <w:sz w:val="20"/>
                <w:szCs w:val="20"/>
              </w:rPr>
            </w:pPr>
            <w:r w:rsidRPr="00B064C5">
              <w:rPr>
                <w:rFonts w:ascii="Times New Roman" w:hAnsi="Times New Roman" w:cs="Times New Roman"/>
                <w:b/>
                <w:bCs/>
                <w:sz w:val="20"/>
                <w:szCs w:val="20"/>
              </w:rPr>
              <w:t>Fundamental Questions</w:t>
            </w:r>
          </w:p>
        </w:tc>
        <w:tc>
          <w:tcPr>
            <w:tcW w:w="0" w:type="auto"/>
            <w:shd w:val="clear" w:color="auto" w:fill="BFBFBF" w:themeFill="background1" w:themeFillShade="BF"/>
          </w:tcPr>
          <w:p w14:paraId="445FAEBB" w14:textId="77777777" w:rsidR="003207F2" w:rsidRPr="00B064C5" w:rsidRDefault="003207F2" w:rsidP="00B627FF">
            <w:pPr>
              <w:rPr>
                <w:rFonts w:ascii="Times New Roman" w:hAnsi="Times New Roman" w:cs="Times New Roman"/>
                <w:b/>
                <w:bCs/>
                <w:sz w:val="20"/>
                <w:szCs w:val="20"/>
              </w:rPr>
            </w:pPr>
            <w:r w:rsidRPr="00B064C5">
              <w:rPr>
                <w:rFonts w:ascii="Times New Roman" w:hAnsi="Times New Roman" w:cs="Times New Roman"/>
                <w:b/>
                <w:bCs/>
                <w:sz w:val="20"/>
                <w:szCs w:val="20"/>
              </w:rPr>
              <w:t>References</w:t>
            </w:r>
          </w:p>
        </w:tc>
      </w:tr>
      <w:tr w:rsidR="003B527B" w:rsidRPr="00AF3607" w14:paraId="10397611" w14:textId="77777777" w:rsidTr="00B627FF">
        <w:tc>
          <w:tcPr>
            <w:tcW w:w="0" w:type="auto"/>
            <w:vMerge w:val="restart"/>
            <w:vAlign w:val="center"/>
            <w:hideMark/>
          </w:tcPr>
          <w:p w14:paraId="2E4BA342"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 xml:space="preserve">Planetary Health </w:t>
            </w:r>
          </w:p>
        </w:tc>
        <w:tc>
          <w:tcPr>
            <w:tcW w:w="0" w:type="auto"/>
            <w:vAlign w:val="center"/>
            <w:hideMark/>
          </w:tcPr>
          <w:p w14:paraId="26C2EF46"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How do environmental changes affect human health?</w:t>
            </w:r>
          </w:p>
        </w:tc>
        <w:tc>
          <w:tcPr>
            <w:tcW w:w="0" w:type="auto"/>
            <w:vAlign w:val="center"/>
          </w:tcPr>
          <w:p w14:paraId="1F62112C" w14:textId="10F5A4A5" w:rsidR="003207F2" w:rsidRPr="003B527B" w:rsidRDefault="003B527B" w:rsidP="003B527B">
            <w:pPr>
              <w:jc w:val="center"/>
              <w:rPr>
                <w:rFonts w:ascii="Times New Roman" w:hAnsi="Times New Roman" w:cs="Times New Roman"/>
                <w:color w:val="0070C0"/>
                <w:sz w:val="20"/>
                <w:szCs w:val="20"/>
                <w:lang w:val="fr-FR"/>
              </w:rPr>
            </w:pPr>
            <w:r w:rsidRPr="003B527B">
              <w:rPr>
                <w:rFonts w:ascii="Times New Roman" w:hAnsi="Times New Roman" w:cs="Times New Roman"/>
                <w:color w:val="0070C0"/>
                <w:sz w:val="20"/>
                <w:szCs w:val="20"/>
                <w:lang w:val="fr-FR"/>
              </w:rPr>
              <w:t>[38]</w:t>
            </w:r>
          </w:p>
        </w:tc>
      </w:tr>
      <w:tr w:rsidR="003B527B" w:rsidRPr="00AF3607" w14:paraId="045C353B" w14:textId="77777777" w:rsidTr="00B627FF">
        <w:tc>
          <w:tcPr>
            <w:tcW w:w="0" w:type="auto"/>
            <w:vMerge/>
            <w:vAlign w:val="center"/>
            <w:hideMark/>
          </w:tcPr>
          <w:p w14:paraId="07731CAE" w14:textId="77777777" w:rsidR="003207F2" w:rsidRPr="00B064C5" w:rsidRDefault="003207F2" w:rsidP="00B627FF">
            <w:pPr>
              <w:rPr>
                <w:rFonts w:ascii="Times New Roman" w:hAnsi="Times New Roman" w:cs="Times New Roman"/>
                <w:sz w:val="20"/>
                <w:szCs w:val="20"/>
                <w:lang w:val="fr-FR"/>
              </w:rPr>
            </w:pPr>
          </w:p>
        </w:tc>
        <w:tc>
          <w:tcPr>
            <w:tcW w:w="0" w:type="auto"/>
            <w:vAlign w:val="center"/>
            <w:hideMark/>
          </w:tcPr>
          <w:p w14:paraId="66200305"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What are the underlying drivers of environmental change and their impact on health?</w:t>
            </w:r>
          </w:p>
        </w:tc>
        <w:tc>
          <w:tcPr>
            <w:tcW w:w="0" w:type="auto"/>
            <w:vAlign w:val="center"/>
          </w:tcPr>
          <w:p w14:paraId="7520BF6A" w14:textId="088CE5C1" w:rsidR="003207F2" w:rsidRPr="003B527B" w:rsidRDefault="003B527B" w:rsidP="003B527B">
            <w:pPr>
              <w:jc w:val="center"/>
              <w:rPr>
                <w:rFonts w:ascii="Times New Roman" w:hAnsi="Times New Roman" w:cs="Times New Roman"/>
                <w:color w:val="0070C0"/>
                <w:sz w:val="20"/>
                <w:szCs w:val="20"/>
                <w:lang w:val="fr-FR"/>
              </w:rPr>
            </w:pPr>
            <w:r w:rsidRPr="003B527B">
              <w:rPr>
                <w:rFonts w:ascii="Times New Roman" w:hAnsi="Times New Roman" w:cs="Times New Roman"/>
                <w:color w:val="0070C0"/>
                <w:sz w:val="20"/>
                <w:szCs w:val="20"/>
                <w:lang w:val="fr-FR"/>
              </w:rPr>
              <w:t>[39]</w:t>
            </w:r>
          </w:p>
        </w:tc>
      </w:tr>
      <w:tr w:rsidR="003B527B" w:rsidRPr="00AF3607" w14:paraId="4288AD4F" w14:textId="77777777" w:rsidTr="00B627FF">
        <w:tc>
          <w:tcPr>
            <w:tcW w:w="0" w:type="auto"/>
            <w:vMerge/>
            <w:vAlign w:val="center"/>
            <w:hideMark/>
          </w:tcPr>
          <w:p w14:paraId="6072C550" w14:textId="77777777" w:rsidR="003207F2" w:rsidRPr="00B064C5" w:rsidRDefault="003207F2" w:rsidP="00B627FF">
            <w:pPr>
              <w:rPr>
                <w:rFonts w:ascii="Times New Roman" w:hAnsi="Times New Roman" w:cs="Times New Roman"/>
                <w:sz w:val="20"/>
                <w:szCs w:val="20"/>
                <w:lang w:val="fr-FR"/>
              </w:rPr>
            </w:pPr>
          </w:p>
        </w:tc>
        <w:tc>
          <w:tcPr>
            <w:tcW w:w="0" w:type="auto"/>
            <w:vAlign w:val="center"/>
            <w:hideMark/>
          </w:tcPr>
          <w:p w14:paraId="2E0886B3"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How can we address health disparities and promote equity within the context of Planetary Health?</w:t>
            </w:r>
          </w:p>
        </w:tc>
        <w:tc>
          <w:tcPr>
            <w:tcW w:w="0" w:type="auto"/>
            <w:vAlign w:val="center"/>
          </w:tcPr>
          <w:p w14:paraId="18244571" w14:textId="4325EF51" w:rsidR="003207F2" w:rsidRPr="003B527B" w:rsidRDefault="003B527B" w:rsidP="003B527B">
            <w:pPr>
              <w:jc w:val="center"/>
              <w:rPr>
                <w:rFonts w:ascii="Times New Roman" w:hAnsi="Times New Roman" w:cs="Times New Roman"/>
                <w:color w:val="0070C0"/>
                <w:sz w:val="20"/>
                <w:szCs w:val="20"/>
                <w:lang w:val="fr-FR"/>
              </w:rPr>
            </w:pPr>
            <w:r w:rsidRPr="003B527B">
              <w:rPr>
                <w:rFonts w:ascii="Times New Roman" w:hAnsi="Times New Roman" w:cs="Times New Roman"/>
                <w:color w:val="0070C0"/>
                <w:sz w:val="20"/>
                <w:szCs w:val="20"/>
                <w:lang w:val="fr-FR"/>
              </w:rPr>
              <w:t>[40]</w:t>
            </w:r>
          </w:p>
        </w:tc>
      </w:tr>
      <w:tr w:rsidR="003B527B" w:rsidRPr="00B064C5" w14:paraId="28645D4A" w14:textId="77777777" w:rsidTr="00B627FF">
        <w:tc>
          <w:tcPr>
            <w:tcW w:w="0" w:type="auto"/>
            <w:vMerge/>
            <w:vAlign w:val="center"/>
            <w:hideMark/>
          </w:tcPr>
          <w:p w14:paraId="106D7E74" w14:textId="77777777" w:rsidR="003207F2" w:rsidRPr="00B064C5" w:rsidRDefault="003207F2" w:rsidP="00B627FF">
            <w:pPr>
              <w:rPr>
                <w:rFonts w:ascii="Times New Roman" w:hAnsi="Times New Roman" w:cs="Times New Roman"/>
                <w:sz w:val="20"/>
                <w:szCs w:val="20"/>
                <w:lang w:val="fr-FR"/>
              </w:rPr>
            </w:pPr>
          </w:p>
        </w:tc>
        <w:tc>
          <w:tcPr>
            <w:tcW w:w="0" w:type="auto"/>
            <w:vAlign w:val="center"/>
            <w:hideMark/>
          </w:tcPr>
          <w:p w14:paraId="5398D7F2" w14:textId="642170B4"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 xml:space="preserve">How can we transition to sustainable and resilient systems </w:t>
            </w:r>
            <w:del w:id="394" w:author="Byomkesh Talukder" w:date="2023-10-09T20:25:00Z">
              <w:r w:rsidRPr="00B064C5" w:rsidDel="005025BC">
                <w:rPr>
                  <w:rFonts w:ascii="Times New Roman" w:hAnsi="Times New Roman" w:cs="Times New Roman"/>
                  <w:sz w:val="20"/>
                  <w:szCs w:val="20"/>
                </w:rPr>
                <w:delText>that promote both</w:delText>
              </w:r>
            </w:del>
            <w:ins w:id="395" w:author="Byomkesh Talukder" w:date="2023-10-09T20:25:00Z">
              <w:r w:rsidR="005025BC">
                <w:rPr>
                  <w:rFonts w:ascii="Times New Roman" w:hAnsi="Times New Roman" w:cs="Times New Roman"/>
                  <w:sz w:val="20"/>
                  <w:szCs w:val="20"/>
                </w:rPr>
                <w:t>promoting</w:t>
              </w:r>
            </w:ins>
            <w:r w:rsidRPr="00B064C5">
              <w:rPr>
                <w:rFonts w:ascii="Times New Roman" w:hAnsi="Times New Roman" w:cs="Times New Roman"/>
                <w:sz w:val="20"/>
                <w:szCs w:val="20"/>
              </w:rPr>
              <w:t xml:space="preserve"> human health and environmental well-being?</w:t>
            </w:r>
          </w:p>
        </w:tc>
        <w:tc>
          <w:tcPr>
            <w:tcW w:w="0" w:type="auto"/>
            <w:vAlign w:val="center"/>
          </w:tcPr>
          <w:p w14:paraId="29A13469" w14:textId="6CE4DF8D"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lang w:val="fr-FR"/>
              </w:rPr>
              <w:t>[41]</w:t>
            </w:r>
          </w:p>
        </w:tc>
      </w:tr>
      <w:tr w:rsidR="003B527B" w:rsidRPr="00AF3607" w14:paraId="7A4E131B" w14:textId="77777777" w:rsidTr="00B627FF">
        <w:tc>
          <w:tcPr>
            <w:tcW w:w="0" w:type="auto"/>
            <w:vMerge w:val="restart"/>
            <w:vAlign w:val="center"/>
            <w:hideMark/>
          </w:tcPr>
          <w:p w14:paraId="2D5B9BC1"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One Health</w:t>
            </w:r>
          </w:p>
        </w:tc>
        <w:tc>
          <w:tcPr>
            <w:tcW w:w="0" w:type="auto"/>
            <w:vAlign w:val="center"/>
            <w:hideMark/>
          </w:tcPr>
          <w:p w14:paraId="2E72F39C"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How do zoonotic diseases emerge and spread, and how can we prevent and control them?</w:t>
            </w:r>
          </w:p>
        </w:tc>
        <w:tc>
          <w:tcPr>
            <w:tcW w:w="0" w:type="auto"/>
            <w:vAlign w:val="center"/>
          </w:tcPr>
          <w:p w14:paraId="0AF87FDE" w14:textId="5586632B"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[42]</w:t>
            </w:r>
          </w:p>
        </w:tc>
      </w:tr>
      <w:tr w:rsidR="003B527B" w:rsidRPr="00B064C5" w14:paraId="040EB93C" w14:textId="77777777" w:rsidTr="00B627FF">
        <w:tc>
          <w:tcPr>
            <w:tcW w:w="0" w:type="auto"/>
            <w:vMerge/>
            <w:vAlign w:val="center"/>
            <w:hideMark/>
          </w:tcPr>
          <w:p w14:paraId="203FDA23" w14:textId="77777777" w:rsidR="003207F2" w:rsidRPr="00B064C5" w:rsidRDefault="003207F2" w:rsidP="00B627FF">
            <w:pPr>
              <w:rPr>
                <w:rFonts w:ascii="Times New Roman" w:hAnsi="Times New Roman" w:cs="Times New Roman"/>
                <w:sz w:val="20"/>
                <w:szCs w:val="20"/>
                <w:lang w:val="fr-FR"/>
              </w:rPr>
            </w:pPr>
          </w:p>
        </w:tc>
        <w:tc>
          <w:tcPr>
            <w:tcW w:w="0" w:type="auto"/>
            <w:vAlign w:val="center"/>
            <w:hideMark/>
          </w:tcPr>
          <w:p w14:paraId="4CA036C6"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What is the impact of antimicrobial resistance (AMR), and how can we combat it?</w:t>
            </w:r>
          </w:p>
        </w:tc>
        <w:tc>
          <w:tcPr>
            <w:tcW w:w="0" w:type="auto"/>
            <w:vAlign w:val="center"/>
          </w:tcPr>
          <w:p w14:paraId="39621D67" w14:textId="58B433C3"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[43]</w:t>
            </w:r>
          </w:p>
        </w:tc>
      </w:tr>
      <w:tr w:rsidR="003B527B" w:rsidRPr="00677001" w14:paraId="5A6D8756" w14:textId="77777777" w:rsidTr="00B627FF">
        <w:tc>
          <w:tcPr>
            <w:tcW w:w="0" w:type="auto"/>
            <w:vMerge/>
            <w:vAlign w:val="center"/>
            <w:hideMark/>
          </w:tcPr>
          <w:p w14:paraId="43E4EAD8" w14:textId="77777777" w:rsidR="003207F2" w:rsidRPr="00B064C5" w:rsidRDefault="003207F2" w:rsidP="00B627FF">
            <w:pPr>
              <w:rPr>
                <w:rFonts w:ascii="Times New Roman" w:hAnsi="Times New Roman" w:cs="Times New Roman"/>
                <w:sz w:val="20"/>
                <w:szCs w:val="20"/>
              </w:rPr>
            </w:pPr>
          </w:p>
        </w:tc>
        <w:tc>
          <w:tcPr>
            <w:tcW w:w="0" w:type="auto"/>
            <w:vAlign w:val="center"/>
            <w:hideMark/>
          </w:tcPr>
          <w:p w14:paraId="40123537"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How can the health of ecosystems and biodiversity conservation contribute to human and animal health?</w:t>
            </w:r>
          </w:p>
        </w:tc>
        <w:tc>
          <w:tcPr>
            <w:tcW w:w="0" w:type="auto"/>
            <w:vAlign w:val="center"/>
          </w:tcPr>
          <w:p w14:paraId="1590432B" w14:textId="40F71E32"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[44]</w:t>
            </w:r>
          </w:p>
        </w:tc>
      </w:tr>
      <w:tr w:rsidR="003B527B" w:rsidRPr="00677001" w14:paraId="4A82DF75" w14:textId="77777777" w:rsidTr="00B627FF">
        <w:tc>
          <w:tcPr>
            <w:tcW w:w="0" w:type="auto"/>
            <w:vMerge/>
            <w:vAlign w:val="center"/>
            <w:hideMark/>
          </w:tcPr>
          <w:p w14:paraId="36EDC95B" w14:textId="77777777" w:rsidR="003207F2" w:rsidRPr="00677001" w:rsidRDefault="003207F2" w:rsidP="00B627FF">
            <w:pPr>
              <w:rPr>
                <w:rFonts w:ascii="Times New Roman" w:hAnsi="Times New Roman" w:cs="Times New Roman"/>
                <w:sz w:val="20"/>
                <w:szCs w:val="20"/>
              </w:rPr>
            </w:pPr>
          </w:p>
        </w:tc>
        <w:tc>
          <w:tcPr>
            <w:tcW w:w="0" w:type="auto"/>
            <w:vAlign w:val="center"/>
            <w:hideMark/>
          </w:tcPr>
          <w:p w14:paraId="5B527D1A"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How can interdisciplinary collaboration improve public health outcomes?</w:t>
            </w:r>
          </w:p>
        </w:tc>
        <w:tc>
          <w:tcPr>
            <w:tcW w:w="0" w:type="auto"/>
            <w:vAlign w:val="center"/>
          </w:tcPr>
          <w:p w14:paraId="06962E82" w14:textId="48F90C43"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[45]</w:t>
            </w:r>
          </w:p>
        </w:tc>
      </w:tr>
      <w:tr w:rsidR="003B527B" w:rsidRPr="00B064C5" w14:paraId="1FBA8DF9" w14:textId="77777777" w:rsidTr="00B627FF">
        <w:tc>
          <w:tcPr>
            <w:tcW w:w="0" w:type="auto"/>
            <w:vMerge w:val="restart"/>
            <w:vAlign w:val="center"/>
            <w:hideMark/>
          </w:tcPr>
          <w:p w14:paraId="19C3681E" w14:textId="77777777" w:rsidR="003207F2" w:rsidRPr="00B064C5" w:rsidRDefault="003207F2" w:rsidP="00B627FF">
            <w:pPr>
              <w:rPr>
                <w:rFonts w:ascii="Times New Roman" w:hAnsi="Times New Roman" w:cs="Times New Roman"/>
                <w:sz w:val="20"/>
                <w:szCs w:val="20"/>
              </w:rPr>
            </w:pPr>
            <w:proofErr w:type="spellStart"/>
            <w:r w:rsidRPr="00B064C5">
              <w:rPr>
                <w:rFonts w:ascii="Times New Roman" w:hAnsi="Times New Roman" w:cs="Times New Roman"/>
                <w:sz w:val="20"/>
                <w:szCs w:val="20"/>
              </w:rPr>
              <w:t>EcoHealth</w:t>
            </w:r>
            <w:proofErr w:type="spellEnd"/>
          </w:p>
        </w:tc>
        <w:tc>
          <w:tcPr>
            <w:tcW w:w="0" w:type="auto"/>
            <w:vAlign w:val="center"/>
            <w:hideMark/>
          </w:tcPr>
          <w:p w14:paraId="787E0DDA"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How do ecosystem changes and disruptions affect human health?</w:t>
            </w:r>
          </w:p>
        </w:tc>
        <w:tc>
          <w:tcPr>
            <w:tcW w:w="0" w:type="auto"/>
            <w:vAlign w:val="center"/>
          </w:tcPr>
          <w:p w14:paraId="16E664ED" w14:textId="2DDD2D24"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[46]</w:t>
            </w:r>
          </w:p>
        </w:tc>
      </w:tr>
      <w:tr w:rsidR="003B527B" w:rsidRPr="005544F6" w14:paraId="6DC35284" w14:textId="77777777" w:rsidTr="00B627FF">
        <w:tc>
          <w:tcPr>
            <w:tcW w:w="0" w:type="auto"/>
            <w:vMerge/>
            <w:hideMark/>
          </w:tcPr>
          <w:p w14:paraId="52E553EF" w14:textId="77777777" w:rsidR="003207F2" w:rsidRPr="00B064C5" w:rsidRDefault="003207F2" w:rsidP="00B627FF">
            <w:pPr>
              <w:rPr>
                <w:rFonts w:ascii="Times New Roman" w:hAnsi="Times New Roman" w:cs="Times New Roman"/>
                <w:sz w:val="20"/>
                <w:szCs w:val="20"/>
              </w:rPr>
            </w:pPr>
          </w:p>
        </w:tc>
        <w:tc>
          <w:tcPr>
            <w:tcW w:w="0" w:type="auto"/>
            <w:vAlign w:val="center"/>
            <w:hideMark/>
          </w:tcPr>
          <w:p w14:paraId="42D1E6CB"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 xml:space="preserve">How can traditional ecological knowledge be integrated with scientific research to inform </w:t>
            </w:r>
            <w:proofErr w:type="spellStart"/>
            <w:r w:rsidRPr="00B064C5">
              <w:rPr>
                <w:rFonts w:ascii="Times New Roman" w:hAnsi="Times New Roman" w:cs="Times New Roman"/>
                <w:sz w:val="20"/>
                <w:szCs w:val="20"/>
              </w:rPr>
              <w:t>EcoHealth</w:t>
            </w:r>
            <w:proofErr w:type="spellEnd"/>
            <w:r w:rsidRPr="00B064C5">
              <w:rPr>
                <w:rFonts w:ascii="Times New Roman" w:hAnsi="Times New Roman" w:cs="Times New Roman"/>
                <w:sz w:val="20"/>
                <w:szCs w:val="20"/>
              </w:rPr>
              <w:t xml:space="preserve"> interventions?</w:t>
            </w:r>
          </w:p>
        </w:tc>
        <w:tc>
          <w:tcPr>
            <w:tcW w:w="0" w:type="auto"/>
            <w:vAlign w:val="center"/>
          </w:tcPr>
          <w:p w14:paraId="098FD3F7" w14:textId="65803F1E"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[47]</w:t>
            </w:r>
          </w:p>
        </w:tc>
      </w:tr>
      <w:tr w:rsidR="003B527B" w:rsidRPr="005544F6" w14:paraId="0368010F" w14:textId="77777777" w:rsidTr="00B627FF">
        <w:tc>
          <w:tcPr>
            <w:tcW w:w="0" w:type="auto"/>
            <w:vMerge/>
            <w:hideMark/>
          </w:tcPr>
          <w:p w14:paraId="79417D19" w14:textId="77777777" w:rsidR="003207F2" w:rsidRPr="00B064C5" w:rsidRDefault="003207F2" w:rsidP="00B627FF">
            <w:pPr>
              <w:rPr>
                <w:rFonts w:ascii="Times New Roman" w:hAnsi="Times New Roman" w:cs="Times New Roman"/>
                <w:sz w:val="20"/>
                <w:szCs w:val="20"/>
                <w:lang w:val="fr-FR"/>
              </w:rPr>
            </w:pPr>
          </w:p>
        </w:tc>
        <w:tc>
          <w:tcPr>
            <w:tcW w:w="0" w:type="auto"/>
            <w:vAlign w:val="center"/>
            <w:hideMark/>
          </w:tcPr>
          <w:p w14:paraId="60691EB1"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What are the social, economic, and political factors shaping people’s interactions with the environment and health?</w:t>
            </w:r>
          </w:p>
        </w:tc>
        <w:tc>
          <w:tcPr>
            <w:tcW w:w="0" w:type="auto"/>
            <w:vAlign w:val="center"/>
          </w:tcPr>
          <w:p w14:paraId="3BCB5AD2" w14:textId="601644F7"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[48]</w:t>
            </w:r>
          </w:p>
        </w:tc>
      </w:tr>
      <w:tr w:rsidR="003B527B" w:rsidRPr="00B064C5" w14:paraId="5EC67682" w14:textId="77777777" w:rsidTr="00B627FF">
        <w:tc>
          <w:tcPr>
            <w:tcW w:w="0" w:type="auto"/>
            <w:vMerge/>
            <w:hideMark/>
          </w:tcPr>
          <w:p w14:paraId="47FD5CF6" w14:textId="77777777" w:rsidR="003207F2" w:rsidRPr="00B064C5" w:rsidRDefault="003207F2" w:rsidP="00B627FF">
            <w:pPr>
              <w:rPr>
                <w:rFonts w:ascii="Times New Roman" w:hAnsi="Times New Roman" w:cs="Times New Roman"/>
                <w:sz w:val="20"/>
                <w:szCs w:val="20"/>
                <w:lang w:val="fr-FR"/>
              </w:rPr>
            </w:pPr>
          </w:p>
        </w:tc>
        <w:tc>
          <w:tcPr>
            <w:tcW w:w="0" w:type="auto"/>
            <w:vAlign w:val="center"/>
            <w:hideMark/>
          </w:tcPr>
          <w:p w14:paraId="5DE43244" w14:textId="77777777" w:rsidR="003207F2" w:rsidRPr="00B064C5" w:rsidRDefault="003207F2" w:rsidP="00B627FF">
            <w:pPr>
              <w:rPr>
                <w:rFonts w:ascii="Times New Roman" w:hAnsi="Times New Roman" w:cs="Times New Roman"/>
                <w:sz w:val="20"/>
                <w:szCs w:val="20"/>
              </w:rPr>
            </w:pPr>
            <w:r w:rsidRPr="00B064C5">
              <w:rPr>
                <w:rFonts w:ascii="Times New Roman" w:hAnsi="Times New Roman" w:cs="Times New Roman"/>
                <w:sz w:val="20"/>
                <w:szCs w:val="20"/>
              </w:rPr>
              <w:t xml:space="preserve">How can </w:t>
            </w:r>
            <w:proofErr w:type="spellStart"/>
            <w:r w:rsidRPr="00B064C5">
              <w:rPr>
                <w:rFonts w:ascii="Times New Roman" w:hAnsi="Times New Roman" w:cs="Times New Roman"/>
                <w:sz w:val="20"/>
                <w:szCs w:val="20"/>
              </w:rPr>
              <w:t>EcoHealth</w:t>
            </w:r>
            <w:proofErr w:type="spellEnd"/>
            <w:r w:rsidRPr="00B064C5">
              <w:rPr>
                <w:rFonts w:ascii="Times New Roman" w:hAnsi="Times New Roman" w:cs="Times New Roman"/>
                <w:sz w:val="20"/>
                <w:szCs w:val="20"/>
              </w:rPr>
              <w:t xml:space="preserve"> contribute to sustainable development and improved health outcomes?</w:t>
            </w:r>
          </w:p>
        </w:tc>
        <w:tc>
          <w:tcPr>
            <w:tcW w:w="0" w:type="auto"/>
            <w:vAlign w:val="center"/>
          </w:tcPr>
          <w:p w14:paraId="16693FEF" w14:textId="30E72378"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[49]</w:t>
            </w:r>
          </w:p>
        </w:tc>
      </w:tr>
    </w:tbl>
    <w:p w14:paraId="7EBD4C63" w14:textId="77777777" w:rsidR="003207F2" w:rsidRDefault="003207F2" w:rsidP="003207F2">
      <w:pPr>
        <w:tabs>
          <w:tab w:val="left" w:pos="8793"/>
        </w:tabs>
        <w:spacing w:line="240" w:lineRule="auto"/>
        <w:jc w:val="both"/>
        <w:rPr>
          <w:rFonts w:ascii="Times New Roman" w:hAnsi="Times New Roman" w:cs="Times New Roman"/>
          <w:sz w:val="20"/>
          <w:szCs w:val="20"/>
        </w:rPr>
      </w:pPr>
    </w:p>
    <w:p w14:paraId="3F287923" w14:textId="0BF27BBC" w:rsidR="003207F2" w:rsidRPr="00934F5E" w:rsidRDefault="003207F2" w:rsidP="003207F2">
      <w:pPr>
        <w:tabs>
          <w:tab w:val="left" w:pos="8793"/>
        </w:tabs>
        <w:spacing w:line="240" w:lineRule="auto"/>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3.</w:t>
      </w:r>
      <w:r>
        <w:rPr>
          <w:rFonts w:ascii="Times New Roman" w:hAnsi="Times New Roman" w:cs="Times New Roman"/>
          <w:b/>
          <w:bCs/>
          <w:i/>
          <w:iCs/>
          <w:sz w:val="24"/>
          <w:szCs w:val="24"/>
        </w:rPr>
        <w:t>5</w:t>
      </w:r>
      <w:r w:rsidRPr="00934F5E">
        <w:rPr>
          <w:rFonts w:ascii="Times New Roman" w:hAnsi="Times New Roman" w:cs="Times New Roman"/>
          <w:b/>
          <w:bCs/>
          <w:i/>
          <w:iCs/>
          <w:sz w:val="24"/>
          <w:szCs w:val="24"/>
        </w:rPr>
        <w:t xml:space="preserve"> Focus and Scope, Emphas</w:t>
      </w:r>
      <w:r>
        <w:rPr>
          <w:rFonts w:ascii="Times New Roman" w:hAnsi="Times New Roman" w:cs="Times New Roman"/>
          <w:b/>
          <w:bCs/>
          <w:i/>
          <w:iCs/>
          <w:sz w:val="24"/>
          <w:szCs w:val="24"/>
        </w:rPr>
        <w:t>es</w:t>
      </w:r>
      <w:r w:rsidRPr="00934F5E">
        <w:rPr>
          <w:rFonts w:ascii="Times New Roman" w:hAnsi="Times New Roman" w:cs="Times New Roman"/>
          <w:b/>
          <w:bCs/>
          <w:i/>
          <w:iCs/>
          <w:sz w:val="24"/>
          <w:szCs w:val="24"/>
        </w:rPr>
        <w:t>, and Critical Considerations</w:t>
      </w:r>
    </w:p>
    <w:p w14:paraId="0EBC0145" w14:textId="77777777" w:rsidR="003207F2" w:rsidRPr="00934F5E" w:rsidRDefault="003207F2" w:rsidP="003207F2">
      <w:pPr>
        <w:tabs>
          <w:tab w:val="left" w:pos="8793"/>
        </w:tabs>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The focus and scope, emphas</w:t>
      </w:r>
      <w:r>
        <w:rPr>
          <w:rFonts w:ascii="Times New Roman" w:hAnsi="Times New Roman" w:cs="Times New Roman"/>
          <w:sz w:val="24"/>
          <w:szCs w:val="24"/>
        </w:rPr>
        <w:t>e</w:t>
      </w:r>
      <w:r w:rsidRPr="00934F5E">
        <w:rPr>
          <w:rFonts w:ascii="Times New Roman" w:hAnsi="Times New Roman" w:cs="Times New Roman"/>
          <w:sz w:val="24"/>
          <w:szCs w:val="24"/>
        </w:rPr>
        <w:t>s, and critical considerations of these concepts vary, as shown in Table 4. Understanding them enables a more holistic approach to addressing the interconnections between human health, environmental health, and ecosystem well-being.</w:t>
      </w:r>
    </w:p>
    <w:p w14:paraId="5D896777" w14:textId="77777777" w:rsidR="003207F2" w:rsidRPr="00934F5E" w:rsidRDefault="003207F2" w:rsidP="003207F2">
      <w:pPr>
        <w:tabs>
          <w:tab w:val="left" w:pos="8793"/>
        </w:tabs>
        <w:spacing w:line="240" w:lineRule="auto"/>
        <w:jc w:val="center"/>
        <w:rPr>
          <w:rFonts w:ascii="Times New Roman" w:hAnsi="Times New Roman" w:cs="Times New Roman"/>
          <w:sz w:val="20"/>
          <w:szCs w:val="20"/>
        </w:rPr>
      </w:pPr>
      <w:r w:rsidRPr="00934F5E">
        <w:rPr>
          <w:rFonts w:ascii="Times New Roman" w:hAnsi="Times New Roman" w:cs="Times New Roman"/>
          <w:sz w:val="20"/>
          <w:szCs w:val="20"/>
        </w:rPr>
        <w:t>Table 4. Focus and Scope, Emphas</w:t>
      </w:r>
      <w:r>
        <w:rPr>
          <w:rFonts w:ascii="Times New Roman" w:hAnsi="Times New Roman" w:cs="Times New Roman"/>
          <w:sz w:val="20"/>
          <w:szCs w:val="20"/>
        </w:rPr>
        <w:t>e</w:t>
      </w:r>
      <w:r w:rsidRPr="00934F5E">
        <w:rPr>
          <w:rFonts w:ascii="Times New Roman" w:hAnsi="Times New Roman" w:cs="Times New Roman"/>
          <w:sz w:val="20"/>
          <w:szCs w:val="20"/>
        </w:rPr>
        <w:t xml:space="preserve">s, and Critical Considerations of </w:t>
      </w:r>
      <w:r w:rsidRPr="003537A9">
        <w:rPr>
          <w:rFonts w:ascii="Times New Roman" w:hAnsi="Times New Roman" w:cs="Times New Roman"/>
          <w:sz w:val="20"/>
          <w:szCs w:val="20"/>
        </w:rPr>
        <w:t>Planetary Health</w:t>
      </w:r>
      <w:r w:rsidRPr="00934F5E">
        <w:rPr>
          <w:rFonts w:ascii="Times New Roman" w:hAnsi="Times New Roman" w:cs="Times New Roman"/>
          <w:sz w:val="20"/>
          <w:szCs w:val="20"/>
        </w:rPr>
        <w:t xml:space="preserve">, </w:t>
      </w:r>
      <w:r>
        <w:rPr>
          <w:rFonts w:ascii="Times New Roman" w:hAnsi="Times New Roman" w:cs="Times New Roman"/>
          <w:sz w:val="20"/>
          <w:szCs w:val="20"/>
        </w:rPr>
        <w:t xml:space="preserve">One Health and </w:t>
      </w:r>
      <w:proofErr w:type="spellStart"/>
      <w:r>
        <w:rPr>
          <w:rFonts w:ascii="Times New Roman" w:hAnsi="Times New Roman" w:cs="Times New Roman"/>
          <w:sz w:val="20"/>
          <w:szCs w:val="20"/>
        </w:rPr>
        <w:t>EcoHealth</w:t>
      </w:r>
      <w:proofErr w:type="spellEnd"/>
    </w:p>
    <w:tbl>
      <w:tblPr>
        <w:tblStyle w:val="TableGrid"/>
        <w:tblW w:w="0" w:type="auto"/>
        <w:tblLook w:val="04A0" w:firstRow="1" w:lastRow="0" w:firstColumn="1" w:lastColumn="0" w:noHBand="0" w:noVBand="1"/>
      </w:tblPr>
      <w:tblGrid>
        <w:gridCol w:w="1154"/>
        <w:gridCol w:w="2397"/>
        <w:gridCol w:w="1530"/>
        <w:gridCol w:w="4495"/>
      </w:tblGrid>
      <w:tr w:rsidR="003207F2" w:rsidRPr="00B82BF8" w14:paraId="40AEA1C8" w14:textId="77777777" w:rsidTr="005025BC">
        <w:trPr>
          <w:trHeight w:val="260"/>
        </w:trPr>
        <w:tc>
          <w:tcPr>
            <w:tcW w:w="0" w:type="auto"/>
            <w:shd w:val="clear" w:color="auto" w:fill="BFBFBF" w:themeFill="background1" w:themeFillShade="BF"/>
            <w:vAlign w:val="center"/>
            <w:hideMark/>
          </w:tcPr>
          <w:p w14:paraId="7B53314B" w14:textId="77777777" w:rsidR="003207F2" w:rsidRPr="00934F5E" w:rsidRDefault="003207F2" w:rsidP="005025BC">
            <w:pPr>
              <w:spacing w:after="160"/>
              <w:rPr>
                <w:rFonts w:ascii="Times New Roman" w:hAnsi="Times New Roman" w:cs="Times New Roman"/>
                <w:b/>
                <w:bCs/>
                <w:sz w:val="20"/>
                <w:szCs w:val="20"/>
              </w:rPr>
            </w:pPr>
            <w:r w:rsidRPr="00934F5E">
              <w:rPr>
                <w:rFonts w:ascii="Times New Roman" w:hAnsi="Times New Roman" w:cs="Times New Roman"/>
                <w:b/>
                <w:bCs/>
                <w:sz w:val="20"/>
                <w:szCs w:val="20"/>
              </w:rPr>
              <w:t>Concept</w:t>
            </w:r>
            <w:r>
              <w:rPr>
                <w:rFonts w:ascii="Times New Roman" w:hAnsi="Times New Roman" w:cs="Times New Roman"/>
                <w:b/>
                <w:bCs/>
                <w:sz w:val="20"/>
                <w:szCs w:val="20"/>
              </w:rPr>
              <w:t>s</w:t>
            </w:r>
          </w:p>
        </w:tc>
        <w:tc>
          <w:tcPr>
            <w:tcW w:w="2397" w:type="dxa"/>
            <w:shd w:val="clear" w:color="auto" w:fill="BFBFBF" w:themeFill="background1" w:themeFillShade="BF"/>
            <w:vAlign w:val="center"/>
            <w:hideMark/>
          </w:tcPr>
          <w:p w14:paraId="41970E1F" w14:textId="77777777" w:rsidR="003207F2" w:rsidRPr="00934F5E" w:rsidRDefault="003207F2" w:rsidP="005025BC">
            <w:pPr>
              <w:spacing w:after="160"/>
              <w:rPr>
                <w:rFonts w:ascii="Times New Roman" w:hAnsi="Times New Roman" w:cs="Times New Roman"/>
                <w:b/>
                <w:bCs/>
                <w:sz w:val="20"/>
                <w:szCs w:val="20"/>
              </w:rPr>
            </w:pPr>
            <w:r w:rsidRPr="00934F5E">
              <w:rPr>
                <w:rFonts w:ascii="Times New Roman" w:hAnsi="Times New Roman" w:cs="Times New Roman"/>
                <w:b/>
                <w:bCs/>
                <w:sz w:val="20"/>
                <w:szCs w:val="20"/>
              </w:rPr>
              <w:t>Focus and Scope</w:t>
            </w:r>
          </w:p>
        </w:tc>
        <w:tc>
          <w:tcPr>
            <w:tcW w:w="1530" w:type="dxa"/>
            <w:shd w:val="clear" w:color="auto" w:fill="BFBFBF" w:themeFill="background1" w:themeFillShade="BF"/>
            <w:vAlign w:val="center"/>
            <w:hideMark/>
          </w:tcPr>
          <w:p w14:paraId="5B05891C" w14:textId="77777777" w:rsidR="003207F2" w:rsidRPr="00934F5E" w:rsidRDefault="003207F2" w:rsidP="005025BC">
            <w:pPr>
              <w:spacing w:after="160"/>
              <w:rPr>
                <w:rFonts w:ascii="Times New Roman" w:hAnsi="Times New Roman" w:cs="Times New Roman"/>
                <w:b/>
                <w:bCs/>
                <w:sz w:val="20"/>
                <w:szCs w:val="20"/>
              </w:rPr>
            </w:pPr>
            <w:r w:rsidRPr="00934F5E">
              <w:rPr>
                <w:rFonts w:ascii="Times New Roman" w:hAnsi="Times New Roman" w:cs="Times New Roman"/>
                <w:b/>
                <w:bCs/>
                <w:sz w:val="20"/>
                <w:szCs w:val="20"/>
              </w:rPr>
              <w:t>Emphas</w:t>
            </w:r>
            <w:r>
              <w:rPr>
                <w:rFonts w:ascii="Times New Roman" w:hAnsi="Times New Roman" w:cs="Times New Roman"/>
                <w:b/>
                <w:bCs/>
                <w:sz w:val="20"/>
                <w:szCs w:val="20"/>
              </w:rPr>
              <w:t>e</w:t>
            </w:r>
            <w:r w:rsidRPr="00934F5E">
              <w:rPr>
                <w:rFonts w:ascii="Times New Roman" w:hAnsi="Times New Roman" w:cs="Times New Roman"/>
                <w:b/>
                <w:bCs/>
                <w:sz w:val="20"/>
                <w:szCs w:val="20"/>
              </w:rPr>
              <w:t>s</w:t>
            </w:r>
          </w:p>
        </w:tc>
        <w:tc>
          <w:tcPr>
            <w:tcW w:w="4495" w:type="dxa"/>
            <w:shd w:val="clear" w:color="auto" w:fill="BFBFBF" w:themeFill="background1" w:themeFillShade="BF"/>
            <w:vAlign w:val="center"/>
            <w:hideMark/>
          </w:tcPr>
          <w:p w14:paraId="7E69ECCE" w14:textId="77777777" w:rsidR="003207F2" w:rsidRPr="00934F5E" w:rsidRDefault="003207F2" w:rsidP="005025BC">
            <w:pPr>
              <w:spacing w:after="160"/>
              <w:rPr>
                <w:rFonts w:ascii="Times New Roman" w:hAnsi="Times New Roman" w:cs="Times New Roman"/>
                <w:b/>
                <w:bCs/>
                <w:sz w:val="20"/>
                <w:szCs w:val="20"/>
              </w:rPr>
            </w:pPr>
            <w:r w:rsidRPr="00934F5E">
              <w:rPr>
                <w:rFonts w:ascii="Times New Roman" w:hAnsi="Times New Roman" w:cs="Times New Roman"/>
                <w:b/>
                <w:bCs/>
                <w:sz w:val="20"/>
                <w:szCs w:val="20"/>
              </w:rPr>
              <w:t>Critical Considerations</w:t>
            </w:r>
          </w:p>
        </w:tc>
      </w:tr>
      <w:tr w:rsidR="003207F2" w:rsidRPr="00B82BF8" w14:paraId="5E3D3236" w14:textId="77777777" w:rsidTr="00BC2171">
        <w:trPr>
          <w:trHeight w:val="1191"/>
        </w:trPr>
        <w:tc>
          <w:tcPr>
            <w:tcW w:w="0" w:type="auto"/>
            <w:vAlign w:val="center"/>
          </w:tcPr>
          <w:p w14:paraId="068154BE" w14:textId="77777777" w:rsidR="003207F2" w:rsidRPr="00DB0EBF" w:rsidRDefault="003207F2" w:rsidP="00B627FF">
            <w:pPr>
              <w:rPr>
                <w:rFonts w:ascii="Times New Roman" w:hAnsi="Times New Roman" w:cs="Times New Roman"/>
                <w:sz w:val="20"/>
                <w:szCs w:val="20"/>
              </w:rPr>
            </w:pPr>
            <w:r w:rsidRPr="00DB0EBF">
              <w:rPr>
                <w:rFonts w:ascii="Times New Roman" w:hAnsi="Times New Roman" w:cs="Times New Roman"/>
                <w:sz w:val="20"/>
                <w:szCs w:val="20"/>
              </w:rPr>
              <w:t xml:space="preserve">Planetary Health </w:t>
            </w:r>
          </w:p>
        </w:tc>
        <w:tc>
          <w:tcPr>
            <w:tcW w:w="2397" w:type="dxa"/>
            <w:vAlign w:val="center"/>
          </w:tcPr>
          <w:p w14:paraId="2A9CC3C2" w14:textId="7D1C2CC6" w:rsidR="003207F2" w:rsidRPr="00BC2171" w:rsidRDefault="003207F2" w:rsidP="00BC2171">
            <w:pPr>
              <w:rPr>
                <w:rFonts w:ascii="Times New Roman" w:hAnsi="Times New Roman" w:cs="Times New Roman"/>
                <w:color w:val="00B050"/>
                <w:sz w:val="20"/>
                <w:szCs w:val="20"/>
              </w:rPr>
            </w:pPr>
            <w:r w:rsidRPr="00BC2171">
              <w:rPr>
                <w:rFonts w:ascii="Times New Roman" w:hAnsi="Times New Roman" w:cs="Times New Roman"/>
                <w:sz w:val="20"/>
                <w:szCs w:val="20"/>
              </w:rPr>
              <w:t>Explores the health of human civilization and its interdependent relationship with the planet</w:t>
            </w:r>
            <w:r w:rsidR="00BC2171" w:rsidRP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[50]</w:t>
            </w:r>
          </w:p>
        </w:tc>
        <w:tc>
          <w:tcPr>
            <w:tcW w:w="1530" w:type="dxa"/>
            <w:vAlign w:val="center"/>
          </w:tcPr>
          <w:p w14:paraId="5B0EAEEF" w14:textId="6A741066"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Global perspective, sustainability</w:t>
            </w:r>
            <w:r w:rsid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[51]</w:t>
            </w:r>
          </w:p>
        </w:tc>
        <w:tc>
          <w:tcPr>
            <w:tcW w:w="4495" w:type="dxa"/>
            <w:vAlign w:val="center"/>
          </w:tcPr>
          <w:p w14:paraId="5D59EF46" w14:textId="18C86BBA"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Interconnectedness between human well-being and the health of the planet, climate change mitigation and adaptation, biodiversity conservation, environmental sustainability, social justice, and equity, systemic approach to address global health challenges</w:t>
            </w:r>
            <w:r w:rsidR="00BC2171">
              <w:rPr>
                <w:rFonts w:ascii="Times New Roman" w:hAnsi="Times New Roman" w:cs="Times New Roman"/>
                <w:sz w:val="20"/>
                <w:szCs w:val="20"/>
              </w:rPr>
              <w:t xml:space="preserve"> </w:t>
            </w:r>
            <w:r w:rsidR="00ED69FA" w:rsidRPr="00ED69FA">
              <w:rPr>
                <w:rFonts w:ascii="Times New Roman" w:hAnsi="Times New Roman" w:cs="Times New Roman"/>
                <w:color w:val="0070C0"/>
                <w:sz w:val="20"/>
                <w:szCs w:val="20"/>
              </w:rPr>
              <w:t>[14]</w:t>
            </w:r>
          </w:p>
        </w:tc>
      </w:tr>
      <w:tr w:rsidR="003207F2" w:rsidRPr="00B82BF8" w14:paraId="2F8AE0DC" w14:textId="77777777" w:rsidTr="00BC2171">
        <w:trPr>
          <w:trHeight w:val="948"/>
        </w:trPr>
        <w:tc>
          <w:tcPr>
            <w:tcW w:w="0" w:type="auto"/>
            <w:vAlign w:val="center"/>
            <w:hideMark/>
          </w:tcPr>
          <w:p w14:paraId="6CBC1D07" w14:textId="77777777" w:rsidR="003207F2" w:rsidRPr="00DB0EBF" w:rsidRDefault="003207F2" w:rsidP="00B627FF">
            <w:pPr>
              <w:rPr>
                <w:rFonts w:ascii="Times New Roman" w:hAnsi="Times New Roman" w:cs="Times New Roman"/>
                <w:sz w:val="20"/>
                <w:szCs w:val="20"/>
              </w:rPr>
            </w:pPr>
            <w:r w:rsidRPr="00DB0EBF">
              <w:rPr>
                <w:rFonts w:ascii="Times New Roman" w:hAnsi="Times New Roman" w:cs="Times New Roman"/>
                <w:sz w:val="20"/>
                <w:szCs w:val="20"/>
              </w:rPr>
              <w:t>One Health</w:t>
            </w:r>
          </w:p>
        </w:tc>
        <w:tc>
          <w:tcPr>
            <w:tcW w:w="2397" w:type="dxa"/>
            <w:vAlign w:val="center"/>
            <w:hideMark/>
          </w:tcPr>
          <w:p w14:paraId="07B28677" w14:textId="562FD3A3"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Recognizes the interconnectedness of human, animal, and environmental health</w:t>
            </w:r>
            <w:r w:rsidR="003B527B">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[44]</w:t>
            </w:r>
          </w:p>
        </w:tc>
        <w:tc>
          <w:tcPr>
            <w:tcW w:w="1530" w:type="dxa"/>
            <w:vAlign w:val="center"/>
            <w:hideMark/>
          </w:tcPr>
          <w:p w14:paraId="66DD2C84" w14:textId="7EA011F6" w:rsidR="003207F2" w:rsidRPr="00BC2171" w:rsidRDefault="003207F2" w:rsidP="00BC2171">
            <w:pPr>
              <w:rPr>
                <w:rFonts w:ascii="Times New Roman" w:hAnsi="Times New Roman" w:cs="Times New Roman"/>
                <w:sz w:val="20"/>
                <w:szCs w:val="20"/>
                <w:lang w:val="fr-FR"/>
              </w:rPr>
            </w:pPr>
            <w:r w:rsidRPr="00BC2171">
              <w:rPr>
                <w:rFonts w:ascii="Times New Roman" w:hAnsi="Times New Roman" w:cs="Times New Roman"/>
                <w:sz w:val="20"/>
                <w:szCs w:val="20"/>
                <w:lang w:val="fr-FR"/>
              </w:rPr>
              <w:t xml:space="preserve">Collaboration </w:t>
            </w:r>
            <w:proofErr w:type="spellStart"/>
            <w:r w:rsidRPr="00BC2171">
              <w:rPr>
                <w:rFonts w:ascii="Times New Roman" w:hAnsi="Times New Roman" w:cs="Times New Roman"/>
                <w:sz w:val="20"/>
                <w:szCs w:val="20"/>
                <w:lang w:val="fr-FR"/>
              </w:rPr>
              <w:t>across</w:t>
            </w:r>
            <w:proofErr w:type="spellEnd"/>
            <w:r w:rsidRPr="00BC2171">
              <w:rPr>
                <w:rFonts w:ascii="Times New Roman" w:hAnsi="Times New Roman" w:cs="Times New Roman"/>
                <w:sz w:val="20"/>
                <w:szCs w:val="20"/>
                <w:lang w:val="fr-FR"/>
              </w:rPr>
              <w:t xml:space="preserve"> multiple disciplines</w:t>
            </w:r>
            <w:r w:rsidR="00BC2171" w:rsidRPr="00BC2171">
              <w:rPr>
                <w:rFonts w:ascii="Times New Roman" w:hAnsi="Times New Roman" w:cs="Times New Roman"/>
                <w:sz w:val="20"/>
                <w:szCs w:val="20"/>
                <w:lang w:val="fr-FR"/>
              </w:rPr>
              <w:t xml:space="preserve"> </w:t>
            </w:r>
            <w:r w:rsidR="003B527B" w:rsidRPr="003B527B">
              <w:rPr>
                <w:rFonts w:ascii="Times New Roman" w:hAnsi="Times New Roman" w:cs="Times New Roman"/>
                <w:color w:val="0070C0"/>
                <w:sz w:val="20"/>
                <w:szCs w:val="20"/>
                <w:lang w:val="fr-FR"/>
              </w:rPr>
              <w:t>[45]</w:t>
            </w:r>
          </w:p>
        </w:tc>
        <w:tc>
          <w:tcPr>
            <w:tcW w:w="4495" w:type="dxa"/>
            <w:vAlign w:val="center"/>
            <w:hideMark/>
          </w:tcPr>
          <w:p w14:paraId="4E01A103" w14:textId="01B778A0"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 xml:space="preserve">Zoonotic disease prevention and control, shared </w:t>
            </w:r>
            <w:r w:rsidRPr="00BC2171">
              <w:rPr>
                <w:rFonts w:ascii="Times New Roman" w:hAnsi="Times New Roman" w:cs="Times New Roman"/>
                <w:sz w:val="20"/>
                <w:szCs w:val="20"/>
              </w:rPr>
              <w:t xml:space="preserve">health threats between humans and animals, multisectoral collaboration and integration (e.g., human health, veterinary medicine, environmental </w:t>
            </w:r>
            <w:r w:rsidRPr="00BC2171">
              <w:rPr>
                <w:rFonts w:ascii="Times New Roman" w:hAnsi="Times New Roman" w:cs="Times New Roman"/>
                <w:sz w:val="20"/>
                <w:szCs w:val="20"/>
              </w:rPr>
              <w:lastRenderedPageBreak/>
              <w:t>science), integrated surveillance and research</w:t>
            </w:r>
            <w:r w:rsidR="00BC2171" w:rsidRP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[52]</w:t>
            </w:r>
          </w:p>
        </w:tc>
      </w:tr>
      <w:tr w:rsidR="003207F2" w:rsidRPr="00B82BF8" w14:paraId="736A1199" w14:textId="77777777" w:rsidTr="00BC2171">
        <w:trPr>
          <w:trHeight w:val="922"/>
        </w:trPr>
        <w:tc>
          <w:tcPr>
            <w:tcW w:w="0" w:type="auto"/>
            <w:vAlign w:val="center"/>
            <w:hideMark/>
          </w:tcPr>
          <w:p w14:paraId="7DE1198E" w14:textId="77777777" w:rsidR="003207F2" w:rsidRPr="00DB0EBF" w:rsidRDefault="003207F2" w:rsidP="00B627FF">
            <w:pPr>
              <w:rPr>
                <w:rFonts w:ascii="Times New Roman" w:hAnsi="Times New Roman" w:cs="Times New Roman"/>
                <w:sz w:val="20"/>
                <w:szCs w:val="20"/>
              </w:rPr>
            </w:pPr>
            <w:proofErr w:type="spellStart"/>
            <w:r w:rsidRPr="00DB0EBF">
              <w:rPr>
                <w:rFonts w:ascii="Times New Roman" w:hAnsi="Times New Roman" w:cs="Times New Roman"/>
                <w:sz w:val="20"/>
                <w:szCs w:val="20"/>
              </w:rPr>
              <w:lastRenderedPageBreak/>
              <w:t>Ec</w:t>
            </w:r>
            <w:r>
              <w:rPr>
                <w:rFonts w:ascii="Times New Roman" w:hAnsi="Times New Roman" w:cs="Times New Roman"/>
                <w:sz w:val="20"/>
                <w:szCs w:val="20"/>
              </w:rPr>
              <w:t>o</w:t>
            </w:r>
            <w:r w:rsidRPr="00DB0EBF">
              <w:rPr>
                <w:rFonts w:ascii="Times New Roman" w:hAnsi="Times New Roman" w:cs="Times New Roman"/>
                <w:sz w:val="20"/>
                <w:szCs w:val="20"/>
              </w:rPr>
              <w:t>Health</w:t>
            </w:r>
            <w:proofErr w:type="spellEnd"/>
          </w:p>
        </w:tc>
        <w:tc>
          <w:tcPr>
            <w:tcW w:w="2397" w:type="dxa"/>
            <w:vAlign w:val="center"/>
            <w:hideMark/>
          </w:tcPr>
          <w:p w14:paraId="3F9E6149" w14:textId="40CD5567"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Considers the ecological, social, and economic aspects of health</w:t>
            </w:r>
            <w:r w:rsid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[48]</w:t>
            </w:r>
          </w:p>
        </w:tc>
        <w:tc>
          <w:tcPr>
            <w:tcW w:w="1530" w:type="dxa"/>
            <w:vAlign w:val="center"/>
            <w:hideMark/>
          </w:tcPr>
          <w:p w14:paraId="3A06FB5F" w14:textId="44BA4681"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Ecosystem and community well-being</w:t>
            </w:r>
            <w:r w:rsid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[53]</w:t>
            </w:r>
          </w:p>
        </w:tc>
        <w:tc>
          <w:tcPr>
            <w:tcW w:w="4495" w:type="dxa"/>
            <w:vAlign w:val="center"/>
            <w:hideMark/>
          </w:tcPr>
          <w:p w14:paraId="38E63AC9" w14:textId="0BA7CC1D" w:rsidR="003207F2" w:rsidRPr="00BC2171"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Complex interactions between ecological, social, and economic systems, understanding health as a product of interactions among humans, animals, and the environment, focus on community involvement and participation, local context, and systems thinking</w:t>
            </w:r>
            <w:r w:rsid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[54]</w:t>
            </w:r>
          </w:p>
        </w:tc>
      </w:tr>
    </w:tbl>
    <w:p w14:paraId="47321FF4" w14:textId="77777777" w:rsidR="003207F2" w:rsidRDefault="003207F2" w:rsidP="003207F2">
      <w:pPr>
        <w:tabs>
          <w:tab w:val="left" w:pos="8793"/>
        </w:tabs>
        <w:spacing w:line="240" w:lineRule="auto"/>
        <w:jc w:val="both"/>
        <w:rPr>
          <w:rFonts w:ascii="Times New Roman" w:hAnsi="Times New Roman" w:cs="Times New Roman"/>
          <w:b/>
          <w:bCs/>
          <w:i/>
          <w:iCs/>
          <w:sz w:val="24"/>
          <w:szCs w:val="24"/>
        </w:rPr>
      </w:pPr>
    </w:p>
    <w:p w14:paraId="0E269AED" w14:textId="0D139FAF" w:rsidR="000F6612" w:rsidRPr="00934F5E" w:rsidRDefault="00A52375" w:rsidP="00AF3607">
      <w:pPr>
        <w:spacing w:line="240" w:lineRule="auto"/>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3.</w:t>
      </w:r>
      <w:r w:rsidR="003207F2">
        <w:rPr>
          <w:rFonts w:ascii="Times New Roman" w:hAnsi="Times New Roman" w:cs="Times New Roman"/>
          <w:b/>
          <w:bCs/>
          <w:i/>
          <w:iCs/>
          <w:sz w:val="24"/>
          <w:szCs w:val="24"/>
        </w:rPr>
        <w:t>6</w:t>
      </w:r>
      <w:r w:rsidR="00D8417F" w:rsidRPr="00934F5E">
        <w:rPr>
          <w:rFonts w:ascii="Times New Roman" w:hAnsi="Times New Roman" w:cs="Times New Roman"/>
          <w:b/>
          <w:bCs/>
          <w:i/>
          <w:iCs/>
          <w:sz w:val="24"/>
          <w:szCs w:val="24"/>
        </w:rPr>
        <w:t xml:space="preserve"> Distinction</w:t>
      </w:r>
      <w:r w:rsidR="00CA41DD">
        <w:rPr>
          <w:rFonts w:ascii="Times New Roman" w:hAnsi="Times New Roman" w:cs="Times New Roman"/>
          <w:b/>
          <w:bCs/>
          <w:i/>
          <w:iCs/>
          <w:sz w:val="24"/>
          <w:szCs w:val="24"/>
        </w:rPr>
        <w:t>s</w:t>
      </w:r>
      <w:r w:rsidR="00D8417F" w:rsidRPr="00934F5E">
        <w:rPr>
          <w:rFonts w:ascii="Times New Roman" w:hAnsi="Times New Roman" w:cs="Times New Roman"/>
          <w:b/>
          <w:bCs/>
          <w:i/>
          <w:iCs/>
          <w:sz w:val="24"/>
          <w:szCs w:val="24"/>
        </w:rPr>
        <w:t>, Resemblance</w:t>
      </w:r>
      <w:r w:rsidR="00CA41DD">
        <w:rPr>
          <w:rFonts w:ascii="Times New Roman" w:hAnsi="Times New Roman" w:cs="Times New Roman"/>
          <w:b/>
          <w:bCs/>
          <w:i/>
          <w:iCs/>
          <w:sz w:val="24"/>
          <w:szCs w:val="24"/>
        </w:rPr>
        <w:t>s</w:t>
      </w:r>
      <w:r w:rsidR="00AD1C22" w:rsidRPr="00934F5E">
        <w:rPr>
          <w:rFonts w:ascii="Times New Roman" w:hAnsi="Times New Roman" w:cs="Times New Roman"/>
          <w:b/>
          <w:bCs/>
          <w:i/>
          <w:iCs/>
          <w:sz w:val="24"/>
          <w:szCs w:val="24"/>
        </w:rPr>
        <w:t>,</w:t>
      </w:r>
      <w:r w:rsidR="00D8417F" w:rsidRPr="00934F5E">
        <w:rPr>
          <w:rFonts w:ascii="Times New Roman" w:hAnsi="Times New Roman" w:cs="Times New Roman"/>
          <w:b/>
          <w:bCs/>
          <w:i/>
          <w:iCs/>
          <w:sz w:val="24"/>
          <w:szCs w:val="24"/>
        </w:rPr>
        <w:t xml:space="preserve"> and Alignment</w:t>
      </w:r>
    </w:p>
    <w:p w14:paraId="0F9DBB1C" w14:textId="77B2618E" w:rsidR="00F4794E" w:rsidRPr="00934F5E" w:rsidRDefault="00846F3B"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The </w:t>
      </w:r>
      <w:r w:rsidR="009372F3" w:rsidRPr="00934F5E">
        <w:rPr>
          <w:rFonts w:ascii="Times New Roman" w:hAnsi="Times New Roman" w:cs="Times New Roman"/>
          <w:sz w:val="24"/>
          <w:szCs w:val="24"/>
        </w:rPr>
        <w:t>distinction</w:t>
      </w:r>
      <w:r w:rsidR="00CA41DD">
        <w:rPr>
          <w:rFonts w:ascii="Times New Roman" w:hAnsi="Times New Roman" w:cs="Times New Roman"/>
          <w:sz w:val="24"/>
          <w:szCs w:val="24"/>
        </w:rPr>
        <w:t>s</w:t>
      </w:r>
      <w:r w:rsidR="009372F3" w:rsidRPr="00934F5E">
        <w:rPr>
          <w:rFonts w:ascii="Times New Roman" w:hAnsi="Times New Roman" w:cs="Times New Roman"/>
          <w:sz w:val="24"/>
          <w:szCs w:val="24"/>
        </w:rPr>
        <w:t xml:space="preserve">, resemblances, and alignment </w:t>
      </w:r>
      <w:r w:rsidRPr="00934F5E">
        <w:rPr>
          <w:rFonts w:ascii="Times New Roman" w:hAnsi="Times New Roman" w:cs="Times New Roman"/>
          <w:sz w:val="24"/>
          <w:szCs w:val="24"/>
        </w:rPr>
        <w:t xml:space="preserve">of </w:t>
      </w:r>
      <w:r w:rsidR="00B82BF8">
        <w:rPr>
          <w:rFonts w:ascii="Times New Roman" w:hAnsi="Times New Roman" w:cs="Times New Roman"/>
          <w:sz w:val="24"/>
          <w:szCs w:val="24"/>
        </w:rPr>
        <w:t xml:space="preserve">Planetary Health, One Health and </w:t>
      </w:r>
      <w:proofErr w:type="spellStart"/>
      <w:r w:rsidR="00B82BF8">
        <w:rPr>
          <w:rFonts w:ascii="Times New Roman" w:hAnsi="Times New Roman" w:cs="Times New Roman"/>
          <w:sz w:val="24"/>
          <w:szCs w:val="24"/>
        </w:rPr>
        <w:t>EcoHealth</w:t>
      </w:r>
      <w:proofErr w:type="spellEnd"/>
      <w:r w:rsidR="00B82BF8">
        <w:rPr>
          <w:rFonts w:ascii="Times New Roman" w:hAnsi="Times New Roman" w:cs="Times New Roman"/>
          <w:sz w:val="24"/>
          <w:szCs w:val="24"/>
        </w:rPr>
        <w:t xml:space="preserve"> </w:t>
      </w:r>
      <w:r w:rsidR="009372F3" w:rsidRPr="00934F5E">
        <w:rPr>
          <w:rFonts w:ascii="Times New Roman" w:hAnsi="Times New Roman" w:cs="Times New Roman"/>
          <w:sz w:val="24"/>
          <w:szCs w:val="24"/>
        </w:rPr>
        <w:t xml:space="preserve">are </w:t>
      </w:r>
      <w:r w:rsidRPr="00934F5E">
        <w:rPr>
          <w:rFonts w:ascii="Times New Roman" w:hAnsi="Times New Roman" w:cs="Times New Roman"/>
          <w:sz w:val="24"/>
          <w:szCs w:val="24"/>
        </w:rPr>
        <w:t xml:space="preserve">presented in Table 5. </w:t>
      </w:r>
      <w:r w:rsidR="00927253" w:rsidRPr="00927253">
        <w:rPr>
          <w:rFonts w:ascii="Times New Roman" w:hAnsi="Times New Roman" w:cs="Times New Roman"/>
          <w:sz w:val="24"/>
          <w:szCs w:val="24"/>
        </w:rPr>
        <w:t>Distinctions are variations or divisions within a concept, involving understanding unique qualities that differentiate its components. Resemblances refer to similarities between different facets of a concept, understanding shared traits that distinguish its elements. Alignment is the process of ensuring consistency and coherence between various parts of a concept, integrating them to achieve a common objective</w:t>
      </w:r>
      <w:r w:rsidR="00927253">
        <w:rPr>
          <w:rFonts w:ascii="Segoe UI" w:hAnsi="Segoe UI" w:cs="Segoe UI"/>
          <w:color w:val="374151"/>
          <w:shd w:val="clear" w:color="auto" w:fill="F7F7F8"/>
        </w:rPr>
        <w:t xml:space="preserve">. </w:t>
      </w:r>
      <w:r w:rsidRPr="00934F5E">
        <w:rPr>
          <w:rFonts w:ascii="Times New Roman" w:hAnsi="Times New Roman" w:cs="Times New Roman"/>
          <w:sz w:val="24"/>
          <w:szCs w:val="24"/>
        </w:rPr>
        <w:t xml:space="preserve">Exploring </w:t>
      </w:r>
      <w:r w:rsidR="00927253" w:rsidRPr="00934F5E">
        <w:rPr>
          <w:rFonts w:ascii="Times New Roman" w:hAnsi="Times New Roman" w:cs="Times New Roman"/>
          <w:sz w:val="24"/>
          <w:szCs w:val="24"/>
        </w:rPr>
        <w:t>distinction</w:t>
      </w:r>
      <w:r w:rsidR="00927253">
        <w:rPr>
          <w:rFonts w:ascii="Times New Roman" w:hAnsi="Times New Roman" w:cs="Times New Roman"/>
          <w:sz w:val="24"/>
          <w:szCs w:val="24"/>
        </w:rPr>
        <w:t>s</w:t>
      </w:r>
      <w:r w:rsidR="00927253" w:rsidRPr="00934F5E">
        <w:rPr>
          <w:rFonts w:ascii="Times New Roman" w:hAnsi="Times New Roman" w:cs="Times New Roman"/>
          <w:sz w:val="24"/>
          <w:szCs w:val="24"/>
        </w:rPr>
        <w:t xml:space="preserve">, resemblances, and alignment </w:t>
      </w:r>
      <w:r w:rsidR="000B085C">
        <w:rPr>
          <w:rFonts w:ascii="Times New Roman" w:hAnsi="Times New Roman" w:cs="Times New Roman"/>
          <w:sz w:val="24"/>
          <w:szCs w:val="24"/>
        </w:rPr>
        <w:t>aspects individually</w:t>
      </w:r>
      <w:r w:rsidRPr="00934F5E">
        <w:rPr>
          <w:rFonts w:ascii="Times New Roman" w:hAnsi="Times New Roman" w:cs="Times New Roman"/>
          <w:sz w:val="24"/>
          <w:szCs w:val="24"/>
        </w:rPr>
        <w:t xml:space="preserve"> promotes clarity, collaboration, and synergy. </w:t>
      </w:r>
      <w:r w:rsidR="009372F3" w:rsidRPr="00934F5E">
        <w:rPr>
          <w:rFonts w:ascii="Times New Roman" w:hAnsi="Times New Roman" w:cs="Times New Roman"/>
          <w:sz w:val="24"/>
          <w:szCs w:val="24"/>
        </w:rPr>
        <w:t>The identification of these factors enables</w:t>
      </w:r>
      <w:r w:rsidRPr="00934F5E">
        <w:rPr>
          <w:rFonts w:ascii="Times New Roman" w:hAnsi="Times New Roman" w:cs="Times New Roman"/>
          <w:sz w:val="24"/>
          <w:szCs w:val="24"/>
        </w:rPr>
        <w:t xml:space="preserve"> effective resource allocation, facilitates interdisciplinary cooperation, and informs policy development and </w:t>
      </w:r>
      <w:r w:rsidR="003207F2">
        <w:rPr>
          <w:rFonts w:ascii="Times New Roman" w:hAnsi="Times New Roman" w:cs="Times New Roman"/>
          <w:sz w:val="24"/>
          <w:szCs w:val="24"/>
        </w:rPr>
        <w:t xml:space="preserve">holistic </w:t>
      </w:r>
      <w:r w:rsidRPr="00934F5E">
        <w:rPr>
          <w:rFonts w:ascii="Times New Roman" w:hAnsi="Times New Roman" w:cs="Times New Roman"/>
          <w:sz w:val="24"/>
          <w:szCs w:val="24"/>
        </w:rPr>
        <w:t>decision-making processes for addressing complex health and environmental issues.</w:t>
      </w:r>
    </w:p>
    <w:p w14:paraId="28E00E91" w14:textId="6B89D19F" w:rsidR="00846F3B" w:rsidRPr="00934F5E" w:rsidRDefault="00846F3B" w:rsidP="00AF3607">
      <w:pPr>
        <w:spacing w:line="240" w:lineRule="auto"/>
        <w:jc w:val="center"/>
        <w:rPr>
          <w:rFonts w:ascii="Times New Roman" w:hAnsi="Times New Roman" w:cs="Times New Roman"/>
          <w:sz w:val="20"/>
          <w:szCs w:val="20"/>
        </w:rPr>
      </w:pPr>
      <w:r w:rsidRPr="00934F5E">
        <w:rPr>
          <w:rFonts w:ascii="Times New Roman" w:hAnsi="Times New Roman" w:cs="Times New Roman"/>
          <w:sz w:val="20"/>
          <w:szCs w:val="20"/>
        </w:rPr>
        <w:t>Table 5. Distinction</w:t>
      </w:r>
      <w:r w:rsidR="000B085C">
        <w:rPr>
          <w:rFonts w:ascii="Times New Roman" w:hAnsi="Times New Roman" w:cs="Times New Roman"/>
          <w:sz w:val="20"/>
          <w:szCs w:val="20"/>
        </w:rPr>
        <w:t>s</w:t>
      </w:r>
      <w:r w:rsidRPr="00934F5E">
        <w:rPr>
          <w:rFonts w:ascii="Times New Roman" w:hAnsi="Times New Roman" w:cs="Times New Roman"/>
          <w:sz w:val="20"/>
          <w:szCs w:val="20"/>
        </w:rPr>
        <w:t>, Resemblance</w:t>
      </w:r>
      <w:r w:rsidR="000B085C">
        <w:rPr>
          <w:rFonts w:ascii="Times New Roman" w:hAnsi="Times New Roman" w:cs="Times New Roman"/>
          <w:sz w:val="20"/>
          <w:szCs w:val="20"/>
        </w:rPr>
        <w:t>s</w:t>
      </w:r>
      <w:r w:rsidR="00AD1C22" w:rsidRPr="00934F5E">
        <w:rPr>
          <w:rFonts w:ascii="Times New Roman" w:hAnsi="Times New Roman" w:cs="Times New Roman"/>
          <w:sz w:val="20"/>
          <w:szCs w:val="20"/>
        </w:rPr>
        <w:t>,</w:t>
      </w:r>
      <w:r w:rsidRPr="00934F5E">
        <w:rPr>
          <w:rFonts w:ascii="Times New Roman" w:hAnsi="Times New Roman" w:cs="Times New Roman"/>
          <w:sz w:val="20"/>
          <w:szCs w:val="20"/>
        </w:rPr>
        <w:t xml:space="preserve"> and Alignment of </w:t>
      </w:r>
      <w:r w:rsidR="00B82BF8">
        <w:rPr>
          <w:rFonts w:ascii="Times New Roman" w:hAnsi="Times New Roman" w:cs="Times New Roman"/>
          <w:sz w:val="20"/>
          <w:szCs w:val="20"/>
        </w:rPr>
        <w:t xml:space="preserve">Planetary Health, One Health and </w:t>
      </w:r>
      <w:proofErr w:type="spellStart"/>
      <w:r w:rsidR="00B82BF8">
        <w:rPr>
          <w:rFonts w:ascii="Times New Roman" w:hAnsi="Times New Roman" w:cs="Times New Roman"/>
          <w:sz w:val="20"/>
          <w:szCs w:val="20"/>
        </w:rPr>
        <w:t>EcoHealth</w:t>
      </w:r>
      <w:proofErr w:type="spellEnd"/>
      <w:r w:rsidR="00B82BF8">
        <w:rPr>
          <w:rFonts w:ascii="Times New Roman" w:hAnsi="Times New Roman" w:cs="Times New Roman"/>
          <w:sz w:val="20"/>
          <w:szCs w:val="20"/>
        </w:rPr>
        <w:t xml:space="preserve">.  </w:t>
      </w:r>
    </w:p>
    <w:tbl>
      <w:tblPr>
        <w:tblStyle w:val="TableGrid"/>
        <w:tblW w:w="0" w:type="auto"/>
        <w:tblLook w:val="04A0" w:firstRow="1" w:lastRow="0" w:firstColumn="1" w:lastColumn="0" w:noHBand="0" w:noVBand="1"/>
      </w:tblPr>
      <w:tblGrid>
        <w:gridCol w:w="1361"/>
        <w:gridCol w:w="2875"/>
        <w:gridCol w:w="2796"/>
        <w:gridCol w:w="2544"/>
      </w:tblGrid>
      <w:tr w:rsidR="003B527B" w:rsidRPr="000A741F" w14:paraId="0E2C07A1" w14:textId="77777777" w:rsidTr="00B627FF">
        <w:tc>
          <w:tcPr>
            <w:tcW w:w="0" w:type="auto"/>
            <w:vMerge w:val="restart"/>
            <w:shd w:val="clear" w:color="auto" w:fill="BFBFBF" w:themeFill="background1" w:themeFillShade="BF"/>
          </w:tcPr>
          <w:p w14:paraId="62B9B5E1" w14:textId="77777777"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Criteria</w:t>
            </w:r>
          </w:p>
        </w:tc>
        <w:tc>
          <w:tcPr>
            <w:tcW w:w="0" w:type="auto"/>
            <w:gridSpan w:val="3"/>
            <w:shd w:val="clear" w:color="auto" w:fill="BFBFBF" w:themeFill="background1" w:themeFillShade="BF"/>
          </w:tcPr>
          <w:p w14:paraId="098353A1" w14:textId="77777777" w:rsidR="003537A9" w:rsidRPr="000A741F" w:rsidRDefault="003537A9" w:rsidP="00AF3607">
            <w:pPr>
              <w:jc w:val="center"/>
              <w:rPr>
                <w:rFonts w:ascii="Times New Roman" w:hAnsi="Times New Roman" w:cs="Times New Roman"/>
                <w:sz w:val="20"/>
                <w:szCs w:val="20"/>
              </w:rPr>
            </w:pPr>
            <w:r w:rsidRPr="000A741F">
              <w:rPr>
                <w:rFonts w:ascii="Times New Roman" w:hAnsi="Times New Roman" w:cs="Times New Roman"/>
                <w:sz w:val="20"/>
                <w:szCs w:val="20"/>
              </w:rPr>
              <w:t>Concepts</w:t>
            </w:r>
          </w:p>
        </w:tc>
      </w:tr>
      <w:tr w:rsidR="003B527B" w:rsidRPr="000A741F" w14:paraId="5EC4DADC" w14:textId="77777777" w:rsidTr="00B627FF">
        <w:tc>
          <w:tcPr>
            <w:tcW w:w="0" w:type="auto"/>
            <w:vMerge/>
            <w:shd w:val="clear" w:color="auto" w:fill="BFBFBF" w:themeFill="background1" w:themeFillShade="BF"/>
          </w:tcPr>
          <w:p w14:paraId="4A2D718C" w14:textId="77777777" w:rsidR="003537A9" w:rsidRPr="000A741F" w:rsidRDefault="003537A9" w:rsidP="00AF3607">
            <w:pPr>
              <w:jc w:val="both"/>
              <w:rPr>
                <w:rFonts w:ascii="Times New Roman" w:hAnsi="Times New Roman" w:cs="Times New Roman"/>
                <w:sz w:val="20"/>
                <w:szCs w:val="20"/>
              </w:rPr>
            </w:pPr>
          </w:p>
        </w:tc>
        <w:tc>
          <w:tcPr>
            <w:tcW w:w="0" w:type="auto"/>
            <w:shd w:val="clear" w:color="auto" w:fill="BFBFBF" w:themeFill="background1" w:themeFillShade="BF"/>
          </w:tcPr>
          <w:p w14:paraId="4C69DB54" w14:textId="1775B91C" w:rsidR="003537A9" w:rsidRPr="000A741F" w:rsidRDefault="003537A9" w:rsidP="00AF3607">
            <w:pPr>
              <w:jc w:val="both"/>
              <w:rPr>
                <w:rFonts w:ascii="Times New Roman" w:hAnsi="Times New Roman" w:cs="Times New Roman"/>
                <w:sz w:val="20"/>
                <w:szCs w:val="20"/>
              </w:rPr>
            </w:pPr>
            <w:r w:rsidRPr="000A741F">
              <w:rPr>
                <w:rFonts w:ascii="Times New Roman" w:hAnsi="Times New Roman" w:cs="Times New Roman"/>
                <w:sz w:val="20"/>
                <w:szCs w:val="20"/>
              </w:rPr>
              <w:t>P</w:t>
            </w:r>
            <w:r>
              <w:rPr>
                <w:rFonts w:ascii="Times New Roman" w:hAnsi="Times New Roman" w:cs="Times New Roman"/>
                <w:sz w:val="20"/>
                <w:szCs w:val="20"/>
              </w:rPr>
              <w:t xml:space="preserve">lanetary Health </w:t>
            </w:r>
          </w:p>
        </w:tc>
        <w:tc>
          <w:tcPr>
            <w:tcW w:w="0" w:type="auto"/>
            <w:shd w:val="clear" w:color="auto" w:fill="BFBFBF" w:themeFill="background1" w:themeFillShade="BF"/>
          </w:tcPr>
          <w:p w14:paraId="14100CB2" w14:textId="65B53B2E" w:rsidR="003537A9" w:rsidRPr="000A741F" w:rsidRDefault="003537A9" w:rsidP="00AF3607">
            <w:pPr>
              <w:jc w:val="both"/>
              <w:rPr>
                <w:rFonts w:ascii="Times New Roman" w:hAnsi="Times New Roman" w:cs="Times New Roman"/>
                <w:sz w:val="20"/>
                <w:szCs w:val="20"/>
              </w:rPr>
            </w:pPr>
            <w:r w:rsidRPr="000A741F">
              <w:rPr>
                <w:rFonts w:ascii="Times New Roman" w:hAnsi="Times New Roman" w:cs="Times New Roman"/>
                <w:sz w:val="20"/>
                <w:szCs w:val="20"/>
              </w:rPr>
              <w:t>O</w:t>
            </w:r>
            <w:r>
              <w:rPr>
                <w:rFonts w:ascii="Times New Roman" w:hAnsi="Times New Roman" w:cs="Times New Roman"/>
                <w:sz w:val="20"/>
                <w:szCs w:val="20"/>
              </w:rPr>
              <w:t>ne Health</w:t>
            </w:r>
          </w:p>
        </w:tc>
        <w:tc>
          <w:tcPr>
            <w:tcW w:w="0" w:type="auto"/>
            <w:shd w:val="clear" w:color="auto" w:fill="BFBFBF" w:themeFill="background1" w:themeFillShade="BF"/>
          </w:tcPr>
          <w:p w14:paraId="46C3C0B6" w14:textId="79B4EC19" w:rsidR="003537A9" w:rsidRPr="000A741F" w:rsidRDefault="003537A9" w:rsidP="00AF3607">
            <w:pPr>
              <w:jc w:val="both"/>
              <w:rPr>
                <w:rFonts w:ascii="Times New Roman" w:hAnsi="Times New Roman" w:cs="Times New Roman"/>
                <w:sz w:val="20"/>
                <w:szCs w:val="20"/>
              </w:rPr>
            </w:pPr>
            <w:proofErr w:type="spellStart"/>
            <w:r w:rsidRPr="000A741F">
              <w:rPr>
                <w:rFonts w:ascii="Times New Roman" w:hAnsi="Times New Roman" w:cs="Times New Roman"/>
                <w:sz w:val="20"/>
                <w:szCs w:val="20"/>
              </w:rPr>
              <w:t>E</w:t>
            </w:r>
            <w:r>
              <w:rPr>
                <w:rFonts w:ascii="Times New Roman" w:hAnsi="Times New Roman" w:cs="Times New Roman"/>
                <w:sz w:val="20"/>
                <w:szCs w:val="20"/>
              </w:rPr>
              <w:t>co</w:t>
            </w:r>
            <w:r w:rsidRPr="000A741F">
              <w:rPr>
                <w:rFonts w:ascii="Times New Roman" w:hAnsi="Times New Roman" w:cs="Times New Roman"/>
                <w:sz w:val="20"/>
                <w:szCs w:val="20"/>
              </w:rPr>
              <w:t>H</w:t>
            </w:r>
            <w:r>
              <w:rPr>
                <w:rFonts w:ascii="Times New Roman" w:hAnsi="Times New Roman" w:cs="Times New Roman"/>
                <w:sz w:val="20"/>
                <w:szCs w:val="20"/>
              </w:rPr>
              <w:t>ealth</w:t>
            </w:r>
            <w:proofErr w:type="spellEnd"/>
          </w:p>
        </w:tc>
      </w:tr>
      <w:tr w:rsidR="003B527B" w:rsidRPr="000A741F" w14:paraId="6073712E" w14:textId="77777777" w:rsidTr="00B627FF">
        <w:tc>
          <w:tcPr>
            <w:tcW w:w="0" w:type="auto"/>
            <w:vMerge w:val="restart"/>
            <w:vAlign w:val="center"/>
          </w:tcPr>
          <w:p w14:paraId="410D1478" w14:textId="79B35F39"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Distinction</w:t>
            </w:r>
            <w:r w:rsidR="000B085C">
              <w:rPr>
                <w:rFonts w:ascii="Times New Roman" w:hAnsi="Times New Roman" w:cs="Times New Roman"/>
                <w:sz w:val="20"/>
                <w:szCs w:val="20"/>
              </w:rPr>
              <w:t>s</w:t>
            </w:r>
            <w:r w:rsidRPr="000A741F">
              <w:rPr>
                <w:rFonts w:ascii="Times New Roman" w:hAnsi="Times New Roman" w:cs="Times New Roman"/>
                <w:sz w:val="20"/>
                <w:szCs w:val="20"/>
              </w:rPr>
              <w:t xml:space="preserve"> </w:t>
            </w:r>
          </w:p>
        </w:tc>
        <w:tc>
          <w:tcPr>
            <w:tcW w:w="0" w:type="auto"/>
            <w:vAlign w:val="center"/>
          </w:tcPr>
          <w:p w14:paraId="2DD724AC" w14:textId="7923589A"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It focuses on the interdependent health of human civilization and the natural systems that support it </w:t>
            </w:r>
            <w:r w:rsidR="00ED69FA" w:rsidRPr="00ED69FA">
              <w:rPr>
                <w:rFonts w:ascii="Times New Roman" w:hAnsi="Times New Roman" w:cs="Times New Roman"/>
                <w:color w:val="0070C0"/>
                <w:sz w:val="20"/>
                <w:szCs w:val="20"/>
              </w:rPr>
              <w:t>[14]</w:t>
            </w:r>
          </w:p>
        </w:tc>
        <w:tc>
          <w:tcPr>
            <w:tcW w:w="0" w:type="auto"/>
            <w:vAlign w:val="center"/>
          </w:tcPr>
          <w:p w14:paraId="31A6B599" w14:textId="54525C0D"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Recognizes the interconnectedness of human, animal, and environmental health </w:t>
            </w:r>
            <w:r w:rsidR="003B527B" w:rsidRPr="003B527B">
              <w:rPr>
                <w:rFonts w:ascii="Times New Roman" w:hAnsi="Times New Roman" w:cs="Times New Roman"/>
                <w:color w:val="0070C0"/>
                <w:sz w:val="20"/>
                <w:szCs w:val="20"/>
              </w:rPr>
              <w:t>[55]</w:t>
            </w:r>
          </w:p>
        </w:tc>
        <w:tc>
          <w:tcPr>
            <w:tcW w:w="0" w:type="auto"/>
            <w:vAlign w:val="center"/>
          </w:tcPr>
          <w:p w14:paraId="639183A0" w14:textId="19831C07"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Considers the complex interactions between ecological, social, and economic systems concerning human and ecosystem health </w:t>
            </w:r>
            <w:r w:rsidR="003B527B" w:rsidRPr="003B527B">
              <w:rPr>
                <w:rFonts w:ascii="Times New Roman" w:hAnsi="Times New Roman" w:cs="Times New Roman"/>
                <w:color w:val="0070C0"/>
                <w:sz w:val="20"/>
                <w:szCs w:val="20"/>
              </w:rPr>
              <w:t>[56]</w:t>
            </w:r>
          </w:p>
        </w:tc>
      </w:tr>
      <w:tr w:rsidR="003B527B" w:rsidRPr="000A741F" w14:paraId="4ECD10E8" w14:textId="77777777" w:rsidTr="00B627FF">
        <w:tc>
          <w:tcPr>
            <w:tcW w:w="0" w:type="auto"/>
            <w:vMerge/>
          </w:tcPr>
          <w:p w14:paraId="47C9ECAB" w14:textId="77777777" w:rsidR="003537A9" w:rsidRPr="000A741F" w:rsidRDefault="003537A9" w:rsidP="00AF3607">
            <w:pPr>
              <w:jc w:val="both"/>
              <w:rPr>
                <w:rFonts w:ascii="Times New Roman" w:eastAsia="Times New Roman" w:hAnsi="Times New Roman" w:cs="Times New Roman"/>
                <w:b/>
                <w:bCs/>
                <w:color w:val="000000"/>
                <w:sz w:val="20"/>
                <w:szCs w:val="20"/>
                <w:lang w:eastAsia="en-CA"/>
              </w:rPr>
            </w:pPr>
          </w:p>
        </w:tc>
        <w:tc>
          <w:tcPr>
            <w:tcW w:w="0" w:type="auto"/>
            <w:vAlign w:val="center"/>
          </w:tcPr>
          <w:p w14:paraId="288938BC" w14:textId="32252906"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Emphasizes the role of climate change, biodiversity loss, and environmental degradation on human health </w:t>
            </w:r>
            <w:r w:rsidR="003B527B" w:rsidRPr="003B527B">
              <w:rPr>
                <w:rFonts w:ascii="Times New Roman" w:hAnsi="Times New Roman" w:cs="Times New Roman"/>
                <w:color w:val="0070C0"/>
                <w:sz w:val="20"/>
                <w:szCs w:val="20"/>
              </w:rPr>
              <w:t>[57]</w:t>
            </w:r>
          </w:p>
        </w:tc>
        <w:tc>
          <w:tcPr>
            <w:tcW w:w="0" w:type="auto"/>
            <w:vAlign w:val="center"/>
          </w:tcPr>
          <w:p w14:paraId="33524B41" w14:textId="663A82A0" w:rsidR="003537A9" w:rsidRPr="000A741F" w:rsidRDefault="003537A9" w:rsidP="00AF3607">
            <w:pPr>
              <w:rPr>
                <w:rFonts w:ascii="Times New Roman" w:hAnsi="Times New Roman" w:cs="Times New Roman"/>
                <w:sz w:val="20"/>
                <w:szCs w:val="20"/>
                <w:lang w:val="fr-FR"/>
              </w:rPr>
            </w:pPr>
            <w:proofErr w:type="spellStart"/>
            <w:r w:rsidRPr="000A741F">
              <w:rPr>
                <w:rFonts w:ascii="Times New Roman" w:hAnsi="Times New Roman" w:cs="Times New Roman"/>
                <w:sz w:val="20"/>
                <w:szCs w:val="20"/>
                <w:lang w:val="fr-FR"/>
              </w:rPr>
              <w:t>Promotes</w:t>
            </w:r>
            <w:proofErr w:type="spellEnd"/>
            <w:r w:rsidRPr="000A741F">
              <w:rPr>
                <w:rFonts w:ascii="Times New Roman" w:hAnsi="Times New Roman" w:cs="Times New Roman"/>
                <w:sz w:val="20"/>
                <w:szCs w:val="20"/>
                <w:lang w:val="fr-FR"/>
              </w:rPr>
              <w:t xml:space="preserve"> collaboration </w:t>
            </w:r>
            <w:proofErr w:type="spellStart"/>
            <w:r w:rsidRPr="000A741F">
              <w:rPr>
                <w:rFonts w:ascii="Times New Roman" w:hAnsi="Times New Roman" w:cs="Times New Roman"/>
                <w:sz w:val="20"/>
                <w:szCs w:val="20"/>
                <w:lang w:val="fr-FR"/>
              </w:rPr>
              <w:t>among</w:t>
            </w:r>
            <w:proofErr w:type="spellEnd"/>
            <w:r w:rsidRPr="000A741F">
              <w:rPr>
                <w:rFonts w:ascii="Times New Roman" w:hAnsi="Times New Roman" w:cs="Times New Roman"/>
                <w:sz w:val="20"/>
                <w:szCs w:val="20"/>
                <w:lang w:val="fr-FR"/>
              </w:rPr>
              <w:t xml:space="preserve"> multiple disciplines </w:t>
            </w:r>
            <w:r w:rsidR="003B527B" w:rsidRPr="003B527B">
              <w:rPr>
                <w:rFonts w:ascii="Times New Roman" w:hAnsi="Times New Roman" w:cs="Times New Roman"/>
                <w:color w:val="0070C0"/>
                <w:sz w:val="20"/>
                <w:szCs w:val="20"/>
                <w:lang w:val="fr-FR"/>
              </w:rPr>
              <w:t>[58]</w:t>
            </w:r>
          </w:p>
        </w:tc>
        <w:tc>
          <w:tcPr>
            <w:tcW w:w="0" w:type="auto"/>
            <w:vAlign w:val="center"/>
          </w:tcPr>
          <w:p w14:paraId="771DD6F9" w14:textId="17959FEE"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It focuses on understanding health as a product of interactions among humans, animals, and the environment </w:t>
            </w:r>
            <w:r w:rsidR="003B527B" w:rsidRPr="003B527B">
              <w:rPr>
                <w:rFonts w:ascii="Times New Roman" w:hAnsi="Times New Roman" w:cs="Times New Roman"/>
                <w:color w:val="0070C0"/>
                <w:sz w:val="20"/>
                <w:szCs w:val="20"/>
              </w:rPr>
              <w:t>[59]</w:t>
            </w:r>
          </w:p>
        </w:tc>
      </w:tr>
      <w:tr w:rsidR="003B527B" w:rsidRPr="000A741F" w14:paraId="4A715206" w14:textId="77777777" w:rsidTr="00B627FF">
        <w:tc>
          <w:tcPr>
            <w:tcW w:w="0" w:type="auto"/>
            <w:vMerge/>
            <w:vAlign w:val="center"/>
          </w:tcPr>
          <w:p w14:paraId="2C0E7743" w14:textId="77777777" w:rsidR="003537A9" w:rsidRPr="000A741F" w:rsidRDefault="003537A9" w:rsidP="00AF3607">
            <w:pPr>
              <w:rPr>
                <w:rFonts w:ascii="Times New Roman" w:eastAsia="Times New Roman" w:hAnsi="Times New Roman" w:cs="Times New Roman"/>
                <w:b/>
                <w:bCs/>
                <w:color w:val="000000"/>
                <w:sz w:val="20"/>
                <w:szCs w:val="20"/>
                <w:lang w:eastAsia="en-CA"/>
              </w:rPr>
            </w:pPr>
          </w:p>
        </w:tc>
        <w:tc>
          <w:tcPr>
            <w:tcW w:w="0" w:type="auto"/>
            <w:vAlign w:val="center"/>
          </w:tcPr>
          <w:p w14:paraId="42021D28" w14:textId="2C7AE8AC"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Calls for a systemic approach to address global health challenges </w:t>
            </w:r>
            <w:r w:rsidR="003B527B" w:rsidRPr="003B527B">
              <w:rPr>
                <w:rFonts w:ascii="Times New Roman" w:hAnsi="Times New Roman" w:cs="Times New Roman"/>
                <w:color w:val="0070C0"/>
                <w:sz w:val="20"/>
                <w:szCs w:val="20"/>
              </w:rPr>
              <w:t>[60]</w:t>
            </w:r>
          </w:p>
        </w:tc>
        <w:tc>
          <w:tcPr>
            <w:tcW w:w="0" w:type="auto"/>
            <w:vAlign w:val="center"/>
          </w:tcPr>
          <w:p w14:paraId="66255CDF" w14:textId="03B9CD7D"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Emphasizes integrated surveillance, research, and policy to address shared health threats between humans and animals</w:t>
            </w:r>
            <w:r w:rsidR="003B527B">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[44]</w:t>
            </w:r>
          </w:p>
        </w:tc>
        <w:tc>
          <w:tcPr>
            <w:tcW w:w="0" w:type="auto"/>
            <w:vAlign w:val="center"/>
          </w:tcPr>
          <w:p w14:paraId="4268D2F1" w14:textId="5BFA270A"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Highlights the importance of the local context, community involvement, and systems thinking in EH research and practice </w:t>
            </w:r>
            <w:r w:rsidR="003B527B" w:rsidRPr="003B527B">
              <w:rPr>
                <w:rFonts w:ascii="Times New Roman" w:hAnsi="Times New Roman" w:cs="Times New Roman"/>
                <w:color w:val="0070C0"/>
                <w:sz w:val="20"/>
                <w:szCs w:val="20"/>
              </w:rPr>
              <w:t>[61]</w:t>
            </w:r>
          </w:p>
        </w:tc>
      </w:tr>
      <w:tr w:rsidR="003B527B" w:rsidRPr="000A741F" w14:paraId="01275DB5" w14:textId="77777777" w:rsidTr="00B627FF">
        <w:tc>
          <w:tcPr>
            <w:tcW w:w="0" w:type="auto"/>
            <w:vAlign w:val="center"/>
          </w:tcPr>
          <w:p w14:paraId="78648E49" w14:textId="213BBCB2" w:rsidR="003537A9" w:rsidRPr="000A741F" w:rsidRDefault="003537A9" w:rsidP="00AF3607">
            <w:pPr>
              <w:rPr>
                <w:rFonts w:ascii="Times New Roman" w:eastAsia="Times New Roman" w:hAnsi="Times New Roman" w:cs="Times New Roman"/>
                <w:color w:val="000000"/>
                <w:sz w:val="20"/>
                <w:szCs w:val="20"/>
                <w:lang w:eastAsia="en-CA"/>
              </w:rPr>
            </w:pPr>
            <w:r w:rsidRPr="000A741F">
              <w:rPr>
                <w:rFonts w:ascii="Times New Roman" w:eastAsia="Times New Roman" w:hAnsi="Times New Roman" w:cs="Times New Roman"/>
                <w:color w:val="000000"/>
                <w:sz w:val="20"/>
                <w:szCs w:val="20"/>
                <w:lang w:eastAsia="en-CA"/>
              </w:rPr>
              <w:t>Resemblance</w:t>
            </w:r>
            <w:r w:rsidR="000B085C">
              <w:rPr>
                <w:rFonts w:ascii="Times New Roman" w:eastAsia="Times New Roman" w:hAnsi="Times New Roman" w:cs="Times New Roman"/>
                <w:color w:val="000000"/>
                <w:sz w:val="20"/>
                <w:szCs w:val="20"/>
                <w:lang w:eastAsia="en-CA"/>
              </w:rPr>
              <w:t>s</w:t>
            </w:r>
          </w:p>
        </w:tc>
        <w:tc>
          <w:tcPr>
            <w:tcW w:w="0" w:type="auto"/>
            <w:vAlign w:val="center"/>
          </w:tcPr>
          <w:p w14:paraId="44B38C1E" w14:textId="2FF7CC80"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Recognizes the interconnectedness of human, animal, and environmental health </w:t>
            </w:r>
            <w:r w:rsidR="003B527B" w:rsidRPr="003B527B">
              <w:rPr>
                <w:rFonts w:ascii="Times New Roman" w:hAnsi="Times New Roman" w:cs="Times New Roman"/>
                <w:color w:val="0070C0"/>
                <w:sz w:val="20"/>
                <w:szCs w:val="20"/>
              </w:rPr>
              <w:t>[62]</w:t>
            </w:r>
          </w:p>
        </w:tc>
        <w:tc>
          <w:tcPr>
            <w:tcW w:w="0" w:type="auto"/>
            <w:vAlign w:val="center"/>
          </w:tcPr>
          <w:p w14:paraId="37132FA5" w14:textId="26E21F60"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Shares the emphasis on the importance of ecological interactions and zoonotic disease prevention and control </w:t>
            </w:r>
            <w:r w:rsidR="003B527B" w:rsidRPr="003B527B">
              <w:rPr>
                <w:rFonts w:ascii="Times New Roman" w:hAnsi="Times New Roman" w:cs="Times New Roman"/>
                <w:color w:val="0070C0"/>
                <w:sz w:val="20"/>
                <w:szCs w:val="20"/>
              </w:rPr>
              <w:t>[63]</w:t>
            </w:r>
          </w:p>
        </w:tc>
        <w:tc>
          <w:tcPr>
            <w:tcW w:w="0" w:type="auto"/>
            <w:vAlign w:val="center"/>
          </w:tcPr>
          <w:p w14:paraId="76179120" w14:textId="7E6EF26F"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Emphasizes community involvement and participation in understanding and managing health </w:t>
            </w:r>
            <w:r w:rsidR="003B527B" w:rsidRPr="003B527B">
              <w:rPr>
                <w:rFonts w:ascii="Times New Roman" w:hAnsi="Times New Roman" w:cs="Times New Roman"/>
                <w:color w:val="0070C0"/>
                <w:sz w:val="20"/>
                <w:szCs w:val="20"/>
              </w:rPr>
              <w:t>[48]</w:t>
            </w:r>
          </w:p>
        </w:tc>
      </w:tr>
      <w:tr w:rsidR="003B527B" w:rsidRPr="000A741F" w14:paraId="6DD605DA" w14:textId="77777777" w:rsidTr="00B627FF">
        <w:tc>
          <w:tcPr>
            <w:tcW w:w="0" w:type="auto"/>
            <w:vAlign w:val="center"/>
          </w:tcPr>
          <w:p w14:paraId="5E429D94" w14:textId="023F6F6C" w:rsidR="003537A9" w:rsidRPr="000A741F" w:rsidRDefault="003537A9" w:rsidP="00AF3607">
            <w:pPr>
              <w:rPr>
                <w:rFonts w:ascii="Times New Roman" w:eastAsia="Times New Roman" w:hAnsi="Times New Roman" w:cs="Times New Roman"/>
                <w:color w:val="000000"/>
                <w:sz w:val="20"/>
                <w:szCs w:val="20"/>
                <w:lang w:eastAsia="en-CA"/>
              </w:rPr>
            </w:pPr>
            <w:r w:rsidRPr="000A741F">
              <w:rPr>
                <w:rFonts w:ascii="Times New Roman" w:eastAsia="Times New Roman" w:hAnsi="Times New Roman" w:cs="Times New Roman"/>
                <w:color w:val="000000"/>
                <w:sz w:val="20"/>
                <w:szCs w:val="20"/>
                <w:lang w:eastAsia="en-CA"/>
              </w:rPr>
              <w:t>Alignment</w:t>
            </w:r>
          </w:p>
        </w:tc>
        <w:tc>
          <w:tcPr>
            <w:tcW w:w="0" w:type="auto"/>
            <w:vAlign w:val="center"/>
          </w:tcPr>
          <w:p w14:paraId="3CA412C7" w14:textId="6BE416CB"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Aligns with O</w:t>
            </w:r>
            <w:r w:rsidR="00677001">
              <w:rPr>
                <w:rFonts w:ascii="Times New Roman" w:hAnsi="Times New Roman" w:cs="Times New Roman"/>
                <w:sz w:val="20"/>
                <w:szCs w:val="20"/>
              </w:rPr>
              <w:t>ne Health</w:t>
            </w:r>
            <w:r w:rsidRPr="000A741F">
              <w:rPr>
                <w:rFonts w:ascii="Times New Roman" w:hAnsi="Times New Roman" w:cs="Times New Roman"/>
                <w:sz w:val="20"/>
                <w:szCs w:val="20"/>
              </w:rPr>
              <w:t xml:space="preserve"> and </w:t>
            </w:r>
            <w:proofErr w:type="spellStart"/>
            <w:r w:rsidRPr="000A741F">
              <w:rPr>
                <w:rFonts w:ascii="Times New Roman" w:hAnsi="Times New Roman" w:cs="Times New Roman"/>
                <w:sz w:val="20"/>
                <w:szCs w:val="20"/>
              </w:rPr>
              <w:t>E</w:t>
            </w:r>
            <w:r w:rsidR="00677001">
              <w:rPr>
                <w:rFonts w:ascii="Times New Roman" w:hAnsi="Times New Roman" w:cs="Times New Roman"/>
                <w:sz w:val="20"/>
                <w:szCs w:val="20"/>
              </w:rPr>
              <w:t>co</w:t>
            </w:r>
            <w:r w:rsidRPr="000A741F">
              <w:rPr>
                <w:rFonts w:ascii="Times New Roman" w:hAnsi="Times New Roman" w:cs="Times New Roman"/>
                <w:sz w:val="20"/>
                <w:szCs w:val="20"/>
              </w:rPr>
              <w:t>H</w:t>
            </w:r>
            <w:r w:rsidR="00677001">
              <w:rPr>
                <w:rFonts w:ascii="Times New Roman" w:hAnsi="Times New Roman" w:cs="Times New Roman"/>
                <w:sz w:val="20"/>
                <w:szCs w:val="20"/>
              </w:rPr>
              <w:t>ealth</w:t>
            </w:r>
            <w:proofErr w:type="spellEnd"/>
            <w:r w:rsidRPr="000A741F">
              <w:rPr>
                <w:rFonts w:ascii="Times New Roman" w:hAnsi="Times New Roman" w:cs="Times New Roman"/>
                <w:sz w:val="20"/>
                <w:szCs w:val="20"/>
              </w:rPr>
              <w:t xml:space="preserve"> in acknowledging the importance of ecosystems, climate change, and </w:t>
            </w:r>
            <w:r w:rsidRPr="000A741F">
              <w:rPr>
                <w:rFonts w:ascii="Times New Roman" w:hAnsi="Times New Roman" w:cs="Times New Roman"/>
                <w:sz w:val="20"/>
                <w:szCs w:val="20"/>
              </w:rPr>
              <w:lastRenderedPageBreak/>
              <w:t xml:space="preserve">sustainability </w:t>
            </w:r>
            <w:r w:rsidR="003B527B">
              <w:rPr>
                <w:rFonts w:ascii="Times New Roman" w:hAnsi="Times New Roman" w:cs="Times New Roman"/>
                <w:sz w:val="20"/>
                <w:szCs w:val="20"/>
              </w:rPr>
              <w:t>[62,64</w:t>
            </w:r>
            <w:r w:rsidR="003B527B">
              <w:rPr>
                <w:rFonts w:ascii="Times New Roman" w:hAnsi="Times New Roman" w:cs="Times New Roman"/>
                <w:color w:val="00B050"/>
                <w:sz w:val="20"/>
                <w:szCs w:val="20"/>
              </w:rPr>
              <w:t>]</w:t>
            </w:r>
          </w:p>
        </w:tc>
        <w:tc>
          <w:tcPr>
            <w:tcW w:w="0" w:type="auto"/>
            <w:vAlign w:val="center"/>
          </w:tcPr>
          <w:p w14:paraId="7D7143B1" w14:textId="3F2C5BB9"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lastRenderedPageBreak/>
              <w:t>Aligns with P</w:t>
            </w:r>
            <w:r w:rsidR="00677001">
              <w:rPr>
                <w:rFonts w:ascii="Times New Roman" w:hAnsi="Times New Roman" w:cs="Times New Roman"/>
                <w:sz w:val="20"/>
                <w:szCs w:val="20"/>
              </w:rPr>
              <w:t>lanetary Health</w:t>
            </w:r>
            <w:r w:rsidRPr="000A741F">
              <w:rPr>
                <w:rFonts w:ascii="Times New Roman" w:hAnsi="Times New Roman" w:cs="Times New Roman"/>
                <w:sz w:val="20"/>
                <w:szCs w:val="20"/>
              </w:rPr>
              <w:t xml:space="preserve"> and </w:t>
            </w:r>
            <w:proofErr w:type="spellStart"/>
            <w:r w:rsidRPr="000A741F">
              <w:rPr>
                <w:rFonts w:ascii="Times New Roman" w:hAnsi="Times New Roman" w:cs="Times New Roman"/>
                <w:sz w:val="20"/>
                <w:szCs w:val="20"/>
              </w:rPr>
              <w:t>E</w:t>
            </w:r>
            <w:r w:rsidR="00677001">
              <w:rPr>
                <w:rFonts w:ascii="Times New Roman" w:hAnsi="Times New Roman" w:cs="Times New Roman"/>
                <w:sz w:val="20"/>
                <w:szCs w:val="20"/>
              </w:rPr>
              <w:t>co</w:t>
            </w:r>
            <w:r w:rsidRPr="000A741F">
              <w:rPr>
                <w:rFonts w:ascii="Times New Roman" w:hAnsi="Times New Roman" w:cs="Times New Roman"/>
                <w:sz w:val="20"/>
                <w:szCs w:val="20"/>
              </w:rPr>
              <w:t>H</w:t>
            </w:r>
            <w:r w:rsidR="00677001">
              <w:rPr>
                <w:rFonts w:ascii="Times New Roman" w:hAnsi="Times New Roman" w:cs="Times New Roman"/>
                <w:sz w:val="20"/>
                <w:szCs w:val="20"/>
              </w:rPr>
              <w:t>ealth</w:t>
            </w:r>
            <w:proofErr w:type="spellEnd"/>
            <w:r w:rsidRPr="000A741F">
              <w:rPr>
                <w:rFonts w:ascii="Times New Roman" w:hAnsi="Times New Roman" w:cs="Times New Roman"/>
                <w:sz w:val="20"/>
                <w:szCs w:val="20"/>
              </w:rPr>
              <w:t xml:space="preserve"> in acknowledging the interconnectedness of health </w:t>
            </w:r>
            <w:r w:rsidRPr="000A741F">
              <w:rPr>
                <w:rFonts w:ascii="Times New Roman" w:hAnsi="Times New Roman" w:cs="Times New Roman"/>
                <w:sz w:val="20"/>
                <w:szCs w:val="20"/>
              </w:rPr>
              <w:lastRenderedPageBreak/>
              <w:t xml:space="preserve">and ecosystems </w:t>
            </w:r>
            <w:r w:rsidR="003B527B" w:rsidRPr="003B527B">
              <w:rPr>
                <w:rFonts w:ascii="Times New Roman" w:hAnsi="Times New Roman" w:cs="Times New Roman"/>
                <w:color w:val="0070C0"/>
                <w:sz w:val="20"/>
                <w:szCs w:val="20"/>
              </w:rPr>
              <w:t>[62, 65]</w:t>
            </w:r>
          </w:p>
        </w:tc>
        <w:tc>
          <w:tcPr>
            <w:tcW w:w="0" w:type="auto"/>
            <w:vAlign w:val="center"/>
          </w:tcPr>
          <w:p w14:paraId="7D3ED09D" w14:textId="65119329"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lastRenderedPageBreak/>
              <w:t xml:space="preserve">Aligns with </w:t>
            </w:r>
            <w:r w:rsidR="00677001" w:rsidRPr="000A741F">
              <w:rPr>
                <w:rFonts w:ascii="Times New Roman" w:hAnsi="Times New Roman" w:cs="Times New Roman"/>
                <w:sz w:val="20"/>
                <w:szCs w:val="20"/>
              </w:rPr>
              <w:t>P</w:t>
            </w:r>
            <w:r w:rsidR="00677001">
              <w:rPr>
                <w:rFonts w:ascii="Times New Roman" w:hAnsi="Times New Roman" w:cs="Times New Roman"/>
                <w:sz w:val="20"/>
                <w:szCs w:val="20"/>
              </w:rPr>
              <w:t xml:space="preserve">lanetary </w:t>
            </w:r>
            <w:r w:rsidRPr="000A741F">
              <w:rPr>
                <w:rFonts w:ascii="Times New Roman" w:hAnsi="Times New Roman" w:cs="Times New Roman"/>
                <w:sz w:val="20"/>
                <w:szCs w:val="20"/>
              </w:rPr>
              <w:t>H</w:t>
            </w:r>
            <w:r w:rsidR="00677001">
              <w:rPr>
                <w:rFonts w:ascii="Times New Roman" w:hAnsi="Times New Roman" w:cs="Times New Roman"/>
                <w:sz w:val="20"/>
                <w:szCs w:val="20"/>
              </w:rPr>
              <w:t>ealth</w:t>
            </w:r>
            <w:r w:rsidRPr="000A741F">
              <w:rPr>
                <w:rFonts w:ascii="Times New Roman" w:hAnsi="Times New Roman" w:cs="Times New Roman"/>
                <w:sz w:val="20"/>
                <w:szCs w:val="20"/>
              </w:rPr>
              <w:t xml:space="preserve"> and O</w:t>
            </w:r>
            <w:r w:rsidR="00677001">
              <w:rPr>
                <w:rFonts w:ascii="Times New Roman" w:hAnsi="Times New Roman" w:cs="Times New Roman"/>
                <w:sz w:val="20"/>
                <w:szCs w:val="20"/>
              </w:rPr>
              <w:t xml:space="preserve">ne </w:t>
            </w:r>
            <w:r w:rsidRPr="000A741F">
              <w:rPr>
                <w:rFonts w:ascii="Times New Roman" w:hAnsi="Times New Roman" w:cs="Times New Roman"/>
                <w:sz w:val="20"/>
                <w:szCs w:val="20"/>
              </w:rPr>
              <w:t>H</w:t>
            </w:r>
            <w:r w:rsidR="00677001">
              <w:rPr>
                <w:rFonts w:ascii="Times New Roman" w:hAnsi="Times New Roman" w:cs="Times New Roman"/>
                <w:sz w:val="20"/>
                <w:szCs w:val="20"/>
              </w:rPr>
              <w:t>ealth</w:t>
            </w:r>
            <w:r w:rsidRPr="000A741F">
              <w:rPr>
                <w:rFonts w:ascii="Times New Roman" w:hAnsi="Times New Roman" w:cs="Times New Roman"/>
                <w:sz w:val="20"/>
                <w:szCs w:val="20"/>
              </w:rPr>
              <w:t xml:space="preserve"> in recognizing the importance of ecological and social </w:t>
            </w:r>
            <w:r w:rsidRPr="000A741F">
              <w:rPr>
                <w:rFonts w:ascii="Times New Roman" w:hAnsi="Times New Roman" w:cs="Times New Roman"/>
                <w:sz w:val="20"/>
                <w:szCs w:val="20"/>
              </w:rPr>
              <w:lastRenderedPageBreak/>
              <w:t>determinants of health</w:t>
            </w:r>
            <w:r w:rsidRPr="003B527B">
              <w:rPr>
                <w:rFonts w:ascii="Times New Roman" w:hAnsi="Times New Roman" w:cs="Times New Roman"/>
                <w:color w:val="0070C0"/>
                <w:sz w:val="20"/>
                <w:szCs w:val="20"/>
              </w:rPr>
              <w:t xml:space="preserve"> </w:t>
            </w:r>
            <w:r w:rsidR="003B527B" w:rsidRPr="003B527B">
              <w:rPr>
                <w:rFonts w:ascii="Times New Roman" w:hAnsi="Times New Roman" w:cs="Times New Roman"/>
                <w:color w:val="0070C0"/>
                <w:sz w:val="20"/>
                <w:szCs w:val="20"/>
              </w:rPr>
              <w:t>[66]</w:t>
            </w:r>
          </w:p>
        </w:tc>
      </w:tr>
    </w:tbl>
    <w:p w14:paraId="3F4149BD" w14:textId="77777777" w:rsidR="005D5812" w:rsidRDefault="005D5812" w:rsidP="00AF3607">
      <w:pPr>
        <w:spacing w:line="240" w:lineRule="auto"/>
        <w:jc w:val="both"/>
        <w:rPr>
          <w:rFonts w:ascii="Times New Roman" w:hAnsi="Times New Roman" w:cs="Times New Roman"/>
          <w:b/>
          <w:bCs/>
          <w:sz w:val="24"/>
          <w:szCs w:val="24"/>
        </w:rPr>
      </w:pPr>
    </w:p>
    <w:p w14:paraId="6690C02A" w14:textId="0CB7822E" w:rsidR="00F442BA" w:rsidRPr="00934F5E" w:rsidRDefault="00A925C8" w:rsidP="00AF3607">
      <w:pPr>
        <w:spacing w:line="240" w:lineRule="auto"/>
        <w:jc w:val="both"/>
        <w:rPr>
          <w:rFonts w:ascii="Times New Roman" w:hAnsi="Times New Roman" w:cs="Times New Roman"/>
          <w:b/>
          <w:bCs/>
          <w:sz w:val="24"/>
          <w:szCs w:val="24"/>
        </w:rPr>
      </w:pPr>
      <w:r w:rsidRPr="00934F5E">
        <w:rPr>
          <w:rFonts w:ascii="Times New Roman" w:hAnsi="Times New Roman" w:cs="Times New Roman"/>
          <w:b/>
          <w:bCs/>
          <w:sz w:val="24"/>
          <w:szCs w:val="24"/>
        </w:rPr>
        <w:t xml:space="preserve">4.0 </w:t>
      </w:r>
      <w:r w:rsidR="004F0271" w:rsidRPr="00934F5E">
        <w:rPr>
          <w:rFonts w:ascii="Times New Roman" w:hAnsi="Times New Roman" w:cs="Times New Roman"/>
          <w:b/>
          <w:bCs/>
          <w:sz w:val="24"/>
          <w:szCs w:val="24"/>
        </w:rPr>
        <w:t>Discussion</w:t>
      </w:r>
    </w:p>
    <w:p w14:paraId="68CDBB81" w14:textId="2D83B550" w:rsidR="00E93E48" w:rsidRPr="00934F5E" w:rsidRDefault="00E93E48" w:rsidP="00AF3607">
      <w:pPr>
        <w:spacing w:line="240" w:lineRule="auto"/>
        <w:jc w:val="both"/>
        <w:rPr>
          <w:rFonts w:ascii="Times New Roman" w:hAnsi="Times New Roman" w:cs="Times New Roman"/>
          <w:sz w:val="24"/>
          <w:szCs w:val="24"/>
        </w:rPr>
      </w:pPr>
      <w:del w:id="396" w:author="Byomkesh Talukder" w:date="2023-10-09T20:29:00Z">
        <w:r w:rsidRPr="00934F5E" w:rsidDel="005025BC">
          <w:rPr>
            <w:rFonts w:ascii="Times New Roman" w:hAnsi="Times New Roman" w:cs="Times New Roman"/>
            <w:sz w:val="24"/>
            <w:szCs w:val="24"/>
          </w:rPr>
          <w:delText>It is interesting to observe that</w:delText>
        </w:r>
      </w:del>
      <w:ins w:id="397" w:author="Byomkesh Talukder" w:date="2023-10-09T20:29:00Z">
        <w:r w:rsidR="005025BC">
          <w:rPr>
            <w:rFonts w:ascii="Times New Roman" w:hAnsi="Times New Roman" w:cs="Times New Roman"/>
            <w:sz w:val="24"/>
            <w:szCs w:val="24"/>
          </w:rPr>
          <w:t>Interestingly,</w:t>
        </w:r>
      </w:ins>
      <w:r w:rsidRPr="00934F5E">
        <w:rPr>
          <w:rFonts w:ascii="Times New Roman" w:hAnsi="Times New Roman" w:cs="Times New Roman"/>
          <w:sz w:val="24"/>
          <w:szCs w:val="24"/>
        </w:rPr>
        <w:t xml:space="preserve"> </w:t>
      </w:r>
      <w:r w:rsidR="000B085C">
        <w:rPr>
          <w:rFonts w:ascii="Times New Roman" w:hAnsi="Times New Roman" w:cs="Times New Roman"/>
          <w:sz w:val="24"/>
          <w:szCs w:val="24"/>
        </w:rPr>
        <w:t>One Health</w:t>
      </w:r>
      <w:r w:rsidR="000B085C" w:rsidRPr="00934F5E">
        <w:rPr>
          <w:rFonts w:ascii="Times New Roman" w:hAnsi="Times New Roman" w:cs="Times New Roman"/>
          <w:sz w:val="24"/>
          <w:szCs w:val="24"/>
        </w:rPr>
        <w:t xml:space="preserve"> and </w:t>
      </w:r>
      <w:r w:rsidR="000B085C">
        <w:rPr>
          <w:rFonts w:ascii="Times New Roman" w:hAnsi="Times New Roman" w:cs="Times New Roman"/>
          <w:sz w:val="24"/>
          <w:szCs w:val="24"/>
        </w:rPr>
        <w:t>Planetary Health</w:t>
      </w:r>
      <w:r w:rsidR="000B085C"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show similar levels of advocacy, at 49% and 50%, respectively. This suggests that </w:t>
      </w:r>
      <w:r w:rsidR="00B82BF8">
        <w:rPr>
          <w:rFonts w:ascii="Times New Roman" w:hAnsi="Times New Roman" w:cs="Times New Roman"/>
          <w:sz w:val="24"/>
          <w:szCs w:val="24"/>
        </w:rPr>
        <w:t>One Health</w:t>
      </w:r>
      <w:r w:rsidRPr="00934F5E">
        <w:rPr>
          <w:rFonts w:ascii="Times New Roman" w:hAnsi="Times New Roman" w:cs="Times New Roman"/>
          <w:sz w:val="24"/>
          <w:szCs w:val="24"/>
        </w:rPr>
        <w:t xml:space="preserve"> and </w:t>
      </w:r>
      <w:r w:rsidR="00B82BF8">
        <w:rPr>
          <w:rFonts w:ascii="Times New Roman" w:hAnsi="Times New Roman" w:cs="Times New Roman"/>
          <w:sz w:val="24"/>
          <w:szCs w:val="24"/>
        </w:rPr>
        <w:t>Planetary Health</w:t>
      </w:r>
      <w:r w:rsidRPr="00934F5E">
        <w:rPr>
          <w:rFonts w:ascii="Times New Roman" w:hAnsi="Times New Roman" w:cs="Times New Roman"/>
          <w:sz w:val="24"/>
          <w:szCs w:val="24"/>
        </w:rPr>
        <w:t xml:space="preserve"> have received significant attention and support in raising awareness and promoting their importance in academic discourse. On the other hand, </w:t>
      </w:r>
      <w:proofErr w:type="spellStart"/>
      <w:r w:rsidR="00B82BF8">
        <w:rPr>
          <w:rFonts w:ascii="Times New Roman" w:hAnsi="Times New Roman" w:cs="Times New Roman"/>
          <w:color w:val="000000" w:themeColor="text1"/>
          <w:sz w:val="24"/>
          <w:szCs w:val="24"/>
        </w:rPr>
        <w:t>EcoHealth</w:t>
      </w:r>
      <w:proofErr w:type="spellEnd"/>
      <w:r w:rsidRPr="00934F5E">
        <w:rPr>
          <w:rFonts w:ascii="Times New Roman" w:hAnsi="Times New Roman" w:cs="Times New Roman"/>
          <w:sz w:val="24"/>
          <w:szCs w:val="24"/>
        </w:rPr>
        <w:t xml:space="preserve"> is far behind, </w:t>
      </w:r>
      <w:r w:rsidR="000B085C">
        <w:rPr>
          <w:rFonts w:ascii="Times New Roman" w:hAnsi="Times New Roman" w:cs="Times New Roman"/>
          <w:sz w:val="24"/>
          <w:szCs w:val="24"/>
        </w:rPr>
        <w:t xml:space="preserve">with </w:t>
      </w:r>
      <w:r w:rsidR="003537A9" w:rsidRPr="003537A9">
        <w:rPr>
          <w:rFonts w:ascii="Times New Roman" w:hAnsi="Times New Roman" w:cs="Times New Roman"/>
          <w:sz w:val="24"/>
          <w:szCs w:val="24"/>
        </w:rPr>
        <w:t>only 13% of articles featur</w:t>
      </w:r>
      <w:r w:rsidR="000B085C">
        <w:rPr>
          <w:rFonts w:ascii="Times New Roman" w:hAnsi="Times New Roman" w:cs="Times New Roman"/>
          <w:sz w:val="24"/>
          <w:szCs w:val="24"/>
        </w:rPr>
        <w:t>ing</w:t>
      </w:r>
      <w:r w:rsidR="003537A9" w:rsidRPr="003537A9">
        <w:rPr>
          <w:rFonts w:ascii="Times New Roman" w:hAnsi="Times New Roman" w:cs="Times New Roman"/>
          <w:sz w:val="24"/>
          <w:szCs w:val="24"/>
        </w:rPr>
        <w:t xml:space="preserve"> some kind of advocacy</w:t>
      </w:r>
      <w:r w:rsidRPr="00934F5E">
        <w:rPr>
          <w:rFonts w:ascii="Times New Roman" w:hAnsi="Times New Roman" w:cs="Times New Roman"/>
          <w:sz w:val="24"/>
          <w:szCs w:val="24"/>
        </w:rPr>
        <w:t xml:space="preserve">. </w:t>
      </w:r>
      <w:r w:rsidR="009372F3" w:rsidRPr="00934F5E">
        <w:rPr>
          <w:rFonts w:ascii="Times New Roman" w:hAnsi="Times New Roman" w:cs="Times New Roman"/>
          <w:sz w:val="24"/>
          <w:szCs w:val="24"/>
        </w:rPr>
        <w:t>There</w:t>
      </w:r>
      <w:r w:rsidRPr="00934F5E">
        <w:rPr>
          <w:rFonts w:ascii="Times New Roman" w:hAnsi="Times New Roman" w:cs="Times New Roman"/>
          <w:sz w:val="24"/>
          <w:szCs w:val="24"/>
        </w:rPr>
        <w:t xml:space="preserve"> was a noticeable rise in academic interest in public health during the 2019</w:t>
      </w:r>
      <w:r w:rsidR="00DA16CA" w:rsidRPr="00934F5E">
        <w:rPr>
          <w:rFonts w:ascii="Times New Roman" w:hAnsi="Times New Roman" w:cs="Times New Roman"/>
          <w:sz w:val="24"/>
          <w:szCs w:val="24"/>
        </w:rPr>
        <w:t>-</w:t>
      </w:r>
      <w:r w:rsidRPr="00934F5E">
        <w:rPr>
          <w:rFonts w:ascii="Times New Roman" w:hAnsi="Times New Roman" w:cs="Times New Roman"/>
          <w:sz w:val="24"/>
          <w:szCs w:val="24"/>
        </w:rPr>
        <w:t xml:space="preserve">2020 academic year, which can be related to the </w:t>
      </w:r>
      <w:r w:rsidR="009372F3" w:rsidRPr="00934F5E">
        <w:rPr>
          <w:rFonts w:ascii="Times New Roman" w:hAnsi="Times New Roman" w:cs="Times New Roman"/>
          <w:sz w:val="24"/>
          <w:szCs w:val="24"/>
        </w:rPr>
        <w:t xml:space="preserve">widespread effects of the </w:t>
      </w:r>
      <w:r w:rsidRPr="00934F5E">
        <w:rPr>
          <w:rFonts w:ascii="Times New Roman" w:hAnsi="Times New Roman" w:cs="Times New Roman"/>
          <w:sz w:val="24"/>
          <w:szCs w:val="24"/>
        </w:rPr>
        <w:t>COVID</w:t>
      </w:r>
      <w:r w:rsidR="009372F3" w:rsidRPr="00934F5E">
        <w:rPr>
          <w:rFonts w:ascii="Times New Roman" w:hAnsi="Times New Roman" w:cs="Times New Roman"/>
          <w:sz w:val="24"/>
          <w:szCs w:val="24"/>
        </w:rPr>
        <w:t>-</w:t>
      </w:r>
      <w:r w:rsidRPr="00934F5E">
        <w:rPr>
          <w:rFonts w:ascii="Times New Roman" w:hAnsi="Times New Roman" w:cs="Times New Roman"/>
          <w:sz w:val="24"/>
          <w:szCs w:val="24"/>
        </w:rPr>
        <w:t xml:space="preserve">19 pandemic. This shows that the pandemic sparked a greater understanding of the linkages between human health and the </w:t>
      </w:r>
      <w:r w:rsidR="003537A9">
        <w:rPr>
          <w:rFonts w:ascii="Times New Roman" w:hAnsi="Times New Roman" w:cs="Times New Roman"/>
          <w:sz w:val="24"/>
          <w:szCs w:val="24"/>
        </w:rPr>
        <w:t>planet</w:t>
      </w:r>
      <w:r w:rsidR="00114FD8" w:rsidRPr="00934F5E">
        <w:rPr>
          <w:rFonts w:ascii="Times New Roman" w:hAnsi="Times New Roman" w:cs="Times New Roman"/>
          <w:sz w:val="24"/>
          <w:szCs w:val="24"/>
        </w:rPr>
        <w:t>’</w:t>
      </w:r>
      <w:r w:rsidR="002F4061" w:rsidRPr="00934F5E">
        <w:rPr>
          <w:rFonts w:ascii="Times New Roman" w:hAnsi="Times New Roman" w:cs="Times New Roman"/>
          <w:sz w:val="24"/>
          <w:szCs w:val="24"/>
        </w:rPr>
        <w:t>s health</w:t>
      </w:r>
      <w:r w:rsidRPr="00934F5E">
        <w:rPr>
          <w:rFonts w:ascii="Times New Roman" w:hAnsi="Times New Roman" w:cs="Times New Roman"/>
          <w:sz w:val="24"/>
          <w:szCs w:val="24"/>
        </w:rPr>
        <w:t xml:space="preserve">. </w:t>
      </w:r>
    </w:p>
    <w:p w14:paraId="216F5CD8" w14:textId="06ABA0C0" w:rsidR="00E93E48" w:rsidRPr="00934F5E" w:rsidRDefault="009372F3" w:rsidP="00AF3607">
      <w:pPr>
        <w:spacing w:line="240" w:lineRule="auto"/>
        <w:jc w:val="both"/>
        <w:rPr>
          <w:rFonts w:ascii="Times New Roman" w:hAnsi="Times New Roman" w:cs="Times New Roman"/>
        </w:rPr>
      </w:pPr>
      <w:r w:rsidRPr="00934F5E">
        <w:rPr>
          <w:rFonts w:ascii="Times New Roman" w:hAnsi="Times New Roman" w:cs="Times New Roman"/>
          <w:sz w:val="24"/>
          <w:szCs w:val="24"/>
        </w:rPr>
        <w:t>There are</w:t>
      </w:r>
      <w:r w:rsidR="00E93E48" w:rsidRPr="00934F5E">
        <w:rPr>
          <w:rFonts w:ascii="Times New Roman" w:hAnsi="Times New Roman" w:cs="Times New Roman"/>
          <w:sz w:val="24"/>
          <w:szCs w:val="24"/>
        </w:rPr>
        <w:t xml:space="preserve"> significant implementation efforts</w:t>
      </w:r>
      <w:r w:rsidRPr="00934F5E">
        <w:rPr>
          <w:rFonts w:ascii="Times New Roman" w:hAnsi="Times New Roman" w:cs="Times New Roman"/>
          <w:sz w:val="24"/>
          <w:szCs w:val="24"/>
        </w:rPr>
        <w:t xml:space="preserve"> in the </w:t>
      </w:r>
      <w:proofErr w:type="spellStart"/>
      <w:r w:rsidR="00B82BF8">
        <w:rPr>
          <w:rFonts w:ascii="Times New Roman" w:hAnsi="Times New Roman" w:cs="Times New Roman"/>
          <w:color w:val="000000" w:themeColor="text1"/>
          <w:sz w:val="24"/>
          <w:szCs w:val="24"/>
        </w:rPr>
        <w:t>EcoHealth</w:t>
      </w:r>
      <w:proofErr w:type="spellEnd"/>
      <w:r w:rsidRPr="00934F5E">
        <w:rPr>
          <w:rFonts w:ascii="Times New Roman" w:hAnsi="Times New Roman" w:cs="Times New Roman"/>
          <w:sz w:val="24"/>
          <w:szCs w:val="24"/>
        </w:rPr>
        <w:t xml:space="preserve"> articles</w:t>
      </w:r>
      <w:r w:rsidR="00E93E48" w:rsidRPr="00934F5E">
        <w:rPr>
          <w:rFonts w:ascii="Times New Roman" w:hAnsi="Times New Roman" w:cs="Times New Roman"/>
          <w:sz w:val="24"/>
          <w:szCs w:val="24"/>
        </w:rPr>
        <w:t xml:space="preserve">. This means that </w:t>
      </w:r>
      <w:proofErr w:type="spellStart"/>
      <w:r w:rsidR="00B82BF8">
        <w:rPr>
          <w:rFonts w:ascii="Times New Roman" w:hAnsi="Times New Roman" w:cs="Times New Roman"/>
          <w:color w:val="000000" w:themeColor="text1"/>
          <w:sz w:val="24"/>
          <w:szCs w:val="24"/>
        </w:rPr>
        <w:t>EcoHealth</w:t>
      </w:r>
      <w:proofErr w:type="spellEnd"/>
      <w:r w:rsidR="00E93E48" w:rsidRPr="00934F5E">
        <w:rPr>
          <w:rFonts w:ascii="Times New Roman" w:hAnsi="Times New Roman" w:cs="Times New Roman"/>
          <w:sz w:val="24"/>
          <w:szCs w:val="24"/>
        </w:rPr>
        <w:t xml:space="preserve"> has better-applied principles in the real world, demonstrating </w:t>
      </w:r>
      <w:del w:id="398" w:author="Byomkesh Talukder" w:date="2023-10-09T20:26:00Z">
        <w:r w:rsidR="00E93E48" w:rsidRPr="00934F5E" w:rsidDel="005025BC">
          <w:rPr>
            <w:rFonts w:ascii="Times New Roman" w:hAnsi="Times New Roman" w:cs="Times New Roman"/>
            <w:sz w:val="24"/>
            <w:szCs w:val="24"/>
          </w:rPr>
          <w:delText>a higher level of</w:delText>
        </w:r>
      </w:del>
      <w:ins w:id="399" w:author="Byomkesh Talukder" w:date="2023-10-09T20:26:00Z">
        <w:r w:rsidR="005025BC">
          <w:rPr>
            <w:rFonts w:ascii="Times New Roman" w:hAnsi="Times New Roman" w:cs="Times New Roman"/>
            <w:sz w:val="24"/>
            <w:szCs w:val="24"/>
          </w:rPr>
          <w:t>more</w:t>
        </w:r>
      </w:ins>
      <w:r w:rsidR="00E93E48" w:rsidRPr="00934F5E">
        <w:rPr>
          <w:rFonts w:ascii="Times New Roman" w:hAnsi="Times New Roman" w:cs="Times New Roman"/>
          <w:sz w:val="24"/>
          <w:szCs w:val="24"/>
        </w:rPr>
        <w:t xml:space="preserve"> practical applicability. </w:t>
      </w:r>
      <w:r w:rsidR="00B82BF8">
        <w:rPr>
          <w:rFonts w:ascii="Times New Roman" w:hAnsi="Times New Roman" w:cs="Times New Roman"/>
          <w:sz w:val="24"/>
          <w:szCs w:val="24"/>
        </w:rPr>
        <w:t>One Health</w:t>
      </w:r>
      <w:r w:rsidR="00E93E48" w:rsidRPr="00934F5E">
        <w:rPr>
          <w:rFonts w:ascii="Times New Roman" w:hAnsi="Times New Roman" w:cs="Times New Roman"/>
          <w:sz w:val="24"/>
          <w:szCs w:val="24"/>
        </w:rPr>
        <w:t xml:space="preserve"> and </w:t>
      </w:r>
      <w:r w:rsidR="00B82BF8">
        <w:rPr>
          <w:rFonts w:ascii="Times New Roman" w:hAnsi="Times New Roman" w:cs="Times New Roman"/>
          <w:sz w:val="24"/>
          <w:szCs w:val="24"/>
        </w:rPr>
        <w:t>Planetary Health</w:t>
      </w:r>
      <w:r w:rsidR="00E93E48" w:rsidRPr="00934F5E">
        <w:rPr>
          <w:rFonts w:ascii="Times New Roman" w:hAnsi="Times New Roman" w:cs="Times New Roman"/>
          <w:sz w:val="24"/>
          <w:szCs w:val="24"/>
        </w:rPr>
        <w:t xml:space="preserve"> are behind in implementation, suggesting that there may be a disconnect between advocacy and actual action in these domains. Advocacy has constantly dominated the study period, rising in 2019</w:t>
      </w:r>
      <w:r w:rsidR="00DA16CA" w:rsidRPr="00934F5E">
        <w:rPr>
          <w:rFonts w:ascii="Times New Roman" w:hAnsi="Times New Roman" w:cs="Times New Roman"/>
          <w:sz w:val="24"/>
          <w:szCs w:val="24"/>
        </w:rPr>
        <w:t>-</w:t>
      </w:r>
      <w:r w:rsidR="00E93E48" w:rsidRPr="00934F5E">
        <w:rPr>
          <w:rFonts w:ascii="Times New Roman" w:hAnsi="Times New Roman" w:cs="Times New Roman"/>
          <w:sz w:val="24"/>
          <w:szCs w:val="24"/>
        </w:rPr>
        <w:t>2020</w:t>
      </w:r>
      <w:r w:rsidRPr="00934F5E">
        <w:rPr>
          <w:rFonts w:ascii="Times New Roman" w:hAnsi="Times New Roman" w:cs="Times New Roman"/>
          <w:sz w:val="24"/>
          <w:szCs w:val="24"/>
        </w:rPr>
        <w:t>, but in</w:t>
      </w:r>
      <w:r w:rsidR="00E93E48"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that </w:t>
      </w:r>
      <w:r w:rsidR="00E93E48" w:rsidRPr="00934F5E">
        <w:rPr>
          <w:rFonts w:ascii="Times New Roman" w:hAnsi="Times New Roman" w:cs="Times New Roman"/>
          <w:sz w:val="24"/>
          <w:szCs w:val="24"/>
        </w:rPr>
        <w:t xml:space="preserve">same period, fewer articles were published that focused on how to apply these ideas. This decrease </w:t>
      </w:r>
      <w:r w:rsidRPr="00934F5E">
        <w:rPr>
          <w:rFonts w:ascii="Times New Roman" w:hAnsi="Times New Roman" w:cs="Times New Roman"/>
          <w:sz w:val="24"/>
          <w:szCs w:val="24"/>
        </w:rPr>
        <w:t xml:space="preserve">may </w:t>
      </w:r>
      <w:r w:rsidR="00E93E48" w:rsidRPr="00934F5E">
        <w:rPr>
          <w:rFonts w:ascii="Times New Roman" w:hAnsi="Times New Roman" w:cs="Times New Roman"/>
          <w:sz w:val="24"/>
          <w:szCs w:val="24"/>
        </w:rPr>
        <w:t>be linked to travel bans during the epidemic</w:t>
      </w:r>
      <w:r w:rsidRPr="00934F5E">
        <w:rPr>
          <w:rFonts w:ascii="Times New Roman" w:hAnsi="Times New Roman" w:cs="Times New Roman"/>
          <w:sz w:val="24"/>
          <w:szCs w:val="24"/>
        </w:rPr>
        <w:t xml:space="preserve"> that</w:t>
      </w:r>
      <w:r w:rsidR="00E93E48" w:rsidRPr="00934F5E">
        <w:rPr>
          <w:rFonts w:ascii="Times New Roman" w:hAnsi="Times New Roman" w:cs="Times New Roman"/>
          <w:sz w:val="24"/>
          <w:szCs w:val="24"/>
        </w:rPr>
        <w:t xml:space="preserve"> might have hampered fieldwork and valuable research efforts. </w:t>
      </w:r>
      <w:r w:rsidR="002914ED" w:rsidRPr="00934F5E">
        <w:rPr>
          <w:rFonts w:ascii="Times New Roman" w:hAnsi="Times New Roman" w:cs="Times New Roman"/>
          <w:sz w:val="24"/>
          <w:szCs w:val="24"/>
        </w:rPr>
        <w:t xml:space="preserve">In addition, the </w:t>
      </w:r>
      <w:r w:rsidR="00E93E48" w:rsidRPr="00934F5E">
        <w:rPr>
          <w:rFonts w:ascii="Times New Roman" w:hAnsi="Times New Roman" w:cs="Times New Roman"/>
          <w:sz w:val="24"/>
          <w:szCs w:val="24"/>
        </w:rPr>
        <w:t xml:space="preserve">number of articles primarily focusing on </w:t>
      </w:r>
      <w:ins w:id="400" w:author="Byomkesh Talukder" w:date="2023-10-09T20:26:00Z">
        <w:r w:rsidR="005025BC">
          <w:rPr>
            <w:rFonts w:ascii="Times New Roman" w:hAnsi="Times New Roman" w:cs="Times New Roman"/>
            <w:sz w:val="24"/>
            <w:szCs w:val="24"/>
          </w:rPr>
          <w:t xml:space="preserve">the </w:t>
        </w:r>
      </w:ins>
      <w:r w:rsidR="00E93E48" w:rsidRPr="00934F5E">
        <w:rPr>
          <w:rFonts w:ascii="Times New Roman" w:hAnsi="Times New Roman" w:cs="Times New Roman"/>
          <w:sz w:val="24"/>
          <w:szCs w:val="24"/>
        </w:rPr>
        <w:t xml:space="preserve">application may have decreased </w:t>
      </w:r>
      <w:r w:rsidRPr="00934F5E">
        <w:rPr>
          <w:rFonts w:ascii="Times New Roman" w:hAnsi="Times New Roman" w:cs="Times New Roman"/>
          <w:sz w:val="24"/>
          <w:szCs w:val="24"/>
        </w:rPr>
        <w:t>because</w:t>
      </w:r>
      <w:r w:rsidR="00E93E48" w:rsidRPr="00934F5E">
        <w:rPr>
          <w:rFonts w:ascii="Times New Roman" w:hAnsi="Times New Roman" w:cs="Times New Roman"/>
          <w:sz w:val="24"/>
          <w:szCs w:val="24"/>
        </w:rPr>
        <w:t xml:space="preserve"> researchers </w:t>
      </w:r>
      <w:r w:rsidRPr="00934F5E">
        <w:rPr>
          <w:rFonts w:ascii="Times New Roman" w:hAnsi="Times New Roman" w:cs="Times New Roman"/>
          <w:sz w:val="24"/>
          <w:szCs w:val="24"/>
        </w:rPr>
        <w:t>were</w:t>
      </w:r>
      <w:r w:rsidR="002914ED" w:rsidRPr="00934F5E">
        <w:rPr>
          <w:rFonts w:ascii="Times New Roman" w:hAnsi="Times New Roman" w:cs="Times New Roman"/>
          <w:sz w:val="24"/>
          <w:szCs w:val="24"/>
        </w:rPr>
        <w:t xml:space="preserve"> limited</w:t>
      </w:r>
      <w:r w:rsidR="00E93E48" w:rsidRPr="00934F5E">
        <w:rPr>
          <w:rFonts w:ascii="Times New Roman" w:hAnsi="Times New Roman" w:cs="Times New Roman"/>
          <w:sz w:val="24"/>
          <w:szCs w:val="24"/>
        </w:rPr>
        <w:t xml:space="preserve"> to conducting studies </w:t>
      </w:r>
      <w:r w:rsidR="002914ED" w:rsidRPr="00934F5E">
        <w:rPr>
          <w:rFonts w:ascii="Times New Roman" w:hAnsi="Times New Roman" w:cs="Times New Roman"/>
          <w:sz w:val="24"/>
          <w:szCs w:val="24"/>
        </w:rPr>
        <w:t>from their homes or offices</w:t>
      </w:r>
      <w:r w:rsidR="00E93E48" w:rsidRPr="00934F5E">
        <w:rPr>
          <w:rFonts w:ascii="Times New Roman" w:hAnsi="Times New Roman" w:cs="Times New Roman"/>
          <w:sz w:val="24"/>
          <w:szCs w:val="24"/>
        </w:rPr>
        <w:t>.</w:t>
      </w:r>
    </w:p>
    <w:p w14:paraId="14D03626" w14:textId="36549EBB" w:rsidR="00E93E48" w:rsidRPr="00934F5E" w:rsidRDefault="00E93E48"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Dr. Samuel Myers has substantially contributed to the advancement of </w:t>
      </w:r>
      <w:r w:rsidR="00B82BF8">
        <w:rPr>
          <w:rFonts w:ascii="Times New Roman" w:hAnsi="Times New Roman" w:cs="Times New Roman"/>
          <w:sz w:val="24"/>
          <w:szCs w:val="24"/>
        </w:rPr>
        <w:t>Planetary Health</w:t>
      </w:r>
      <w:r w:rsidRPr="00934F5E">
        <w:rPr>
          <w:rFonts w:ascii="Times New Roman" w:hAnsi="Times New Roman" w:cs="Times New Roman"/>
          <w:sz w:val="24"/>
          <w:szCs w:val="24"/>
        </w:rPr>
        <w:t>, which is regarded as a multidisciplinary field that draws on knowledge from numerous disciplines. Drs. Calvin Schwabe, Roger M. K.</w:t>
      </w:r>
      <w:r w:rsidR="00ED25FB"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M. Hoekstra, and Laura H. Kahn are credited with substantially contributing to </w:t>
      </w:r>
      <w:r w:rsidR="00B82BF8">
        <w:rPr>
          <w:rFonts w:ascii="Times New Roman" w:hAnsi="Times New Roman" w:cs="Times New Roman"/>
          <w:sz w:val="24"/>
          <w:szCs w:val="24"/>
        </w:rPr>
        <w:t>One Health</w:t>
      </w:r>
      <w:r w:rsidRPr="00934F5E">
        <w:rPr>
          <w:rFonts w:ascii="Times New Roman" w:hAnsi="Times New Roman" w:cs="Times New Roman"/>
          <w:sz w:val="24"/>
          <w:szCs w:val="24"/>
        </w:rPr>
        <w:t>, which is regarded as a collaborative and interdisciplinary idea. Despite not having a clear founder, influential people</w:t>
      </w:r>
      <w:ins w:id="401" w:author="Byomkesh Talukder" w:date="2023-10-09T20:27:00Z">
        <w:r w:rsidR="005025BC">
          <w:rPr>
            <w:rFonts w:ascii="Times New Roman" w:hAnsi="Times New Roman" w:cs="Times New Roman"/>
            <w:sz w:val="24"/>
            <w:szCs w:val="24"/>
          </w:rPr>
          <w:t>,</w:t>
        </w:r>
      </w:ins>
      <w:r w:rsidRPr="00934F5E">
        <w:rPr>
          <w:rFonts w:ascii="Times New Roman" w:hAnsi="Times New Roman" w:cs="Times New Roman"/>
          <w:sz w:val="24"/>
          <w:szCs w:val="24"/>
        </w:rPr>
        <w:t xml:space="preserve"> including Dr</w:t>
      </w:r>
      <w:r w:rsidR="002914ED" w:rsidRPr="00934F5E">
        <w:rPr>
          <w:rFonts w:ascii="Times New Roman" w:hAnsi="Times New Roman" w:cs="Times New Roman"/>
          <w:sz w:val="24"/>
          <w:szCs w:val="24"/>
        </w:rPr>
        <w:t>s</w:t>
      </w:r>
      <w:r w:rsidRPr="00934F5E">
        <w:rPr>
          <w:rFonts w:ascii="Times New Roman" w:hAnsi="Times New Roman" w:cs="Times New Roman"/>
          <w:sz w:val="24"/>
          <w:szCs w:val="24"/>
        </w:rPr>
        <w:t>. Bruce Wilcox and Margaret Chan</w:t>
      </w:r>
      <w:ins w:id="402" w:author="Byomkesh Talukder" w:date="2023-10-09T20:27:00Z">
        <w:r w:rsidR="005025BC">
          <w:rPr>
            <w:rFonts w:ascii="Times New Roman" w:hAnsi="Times New Roman" w:cs="Times New Roman"/>
            <w:sz w:val="24"/>
            <w:szCs w:val="24"/>
          </w:rPr>
          <w:t>,</w:t>
        </w:r>
      </w:ins>
      <w:r w:rsidRPr="00934F5E">
        <w:rPr>
          <w:rFonts w:ascii="Times New Roman" w:hAnsi="Times New Roman" w:cs="Times New Roman"/>
          <w:sz w:val="24"/>
          <w:szCs w:val="24"/>
        </w:rPr>
        <w:t xml:space="preserve"> have pushed </w:t>
      </w:r>
      <w:proofErr w:type="spellStart"/>
      <w:r w:rsidR="00B82BF8">
        <w:rPr>
          <w:rFonts w:ascii="Times New Roman" w:hAnsi="Times New Roman" w:cs="Times New Roman"/>
          <w:color w:val="000000" w:themeColor="text1"/>
          <w:sz w:val="24"/>
          <w:szCs w:val="24"/>
        </w:rPr>
        <w:t>EcoHealth</w:t>
      </w:r>
      <w:proofErr w:type="spellEnd"/>
      <w:r w:rsidRPr="00934F5E">
        <w:rPr>
          <w:rFonts w:ascii="Times New Roman" w:hAnsi="Times New Roman" w:cs="Times New Roman"/>
          <w:sz w:val="24"/>
          <w:szCs w:val="24"/>
        </w:rPr>
        <w:t xml:space="preserve">. Through research, the creation of policies, and international cooperation, </w:t>
      </w:r>
      <w:r w:rsidR="002914ED" w:rsidRPr="00934F5E">
        <w:rPr>
          <w:rFonts w:ascii="Times New Roman" w:hAnsi="Times New Roman" w:cs="Times New Roman"/>
          <w:sz w:val="24"/>
          <w:szCs w:val="24"/>
        </w:rPr>
        <w:t>numerous</w:t>
      </w:r>
      <w:r w:rsidRPr="00934F5E">
        <w:rPr>
          <w:rFonts w:ascii="Times New Roman" w:hAnsi="Times New Roman" w:cs="Times New Roman"/>
          <w:sz w:val="24"/>
          <w:szCs w:val="24"/>
        </w:rPr>
        <w:t xml:space="preserve"> UN agencies, including WHO, UNEP, FAO, UNDP, UNFCCC, UNESCO, and UN-Habitat, are playing significant role</w:t>
      </w:r>
      <w:r w:rsidR="002914ED" w:rsidRPr="00934F5E">
        <w:rPr>
          <w:rFonts w:ascii="Times New Roman" w:hAnsi="Times New Roman" w:cs="Times New Roman"/>
          <w:sz w:val="24"/>
          <w:szCs w:val="24"/>
        </w:rPr>
        <w:t>s</w:t>
      </w:r>
      <w:r w:rsidRPr="00934F5E">
        <w:rPr>
          <w:rFonts w:ascii="Times New Roman" w:hAnsi="Times New Roman" w:cs="Times New Roman"/>
          <w:sz w:val="24"/>
          <w:szCs w:val="24"/>
        </w:rPr>
        <w:t xml:space="preserve"> in advancing</w:t>
      </w:r>
      <w:r w:rsidR="002914ED" w:rsidRPr="00934F5E">
        <w:rPr>
          <w:rFonts w:ascii="Times New Roman" w:hAnsi="Times New Roman" w:cs="Times New Roman"/>
          <w:sz w:val="24"/>
          <w:szCs w:val="24"/>
        </w:rPr>
        <w:t xml:space="preserve"> each of these health concepts</w:t>
      </w:r>
      <w:r w:rsidRPr="00934F5E">
        <w:rPr>
          <w:rFonts w:ascii="Times New Roman" w:hAnsi="Times New Roman" w:cs="Times New Roman"/>
          <w:sz w:val="24"/>
          <w:szCs w:val="24"/>
        </w:rPr>
        <w:t>.</w:t>
      </w:r>
    </w:p>
    <w:p w14:paraId="0C6ABC02" w14:textId="42BE3C3C" w:rsidR="000B085C" w:rsidRPr="00934F5E" w:rsidRDefault="00E93E48"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The fundamental questions that </w:t>
      </w:r>
      <w:r w:rsidR="00B82BF8">
        <w:rPr>
          <w:rFonts w:ascii="Times New Roman" w:hAnsi="Times New Roman" w:cs="Times New Roman"/>
          <w:sz w:val="24"/>
          <w:szCs w:val="24"/>
        </w:rPr>
        <w:t>Planetary Health, One Health</w:t>
      </w:r>
      <w:r w:rsidR="000B085C">
        <w:rPr>
          <w:rFonts w:ascii="Times New Roman" w:hAnsi="Times New Roman" w:cs="Times New Roman"/>
          <w:sz w:val="24"/>
          <w:szCs w:val="24"/>
        </w:rPr>
        <w:t>,</w:t>
      </w:r>
      <w:r w:rsidR="00B82BF8">
        <w:rPr>
          <w:rFonts w:ascii="Times New Roman" w:hAnsi="Times New Roman" w:cs="Times New Roman"/>
          <w:sz w:val="24"/>
          <w:szCs w:val="24"/>
        </w:rPr>
        <w:t xml:space="preserve"> and </w:t>
      </w:r>
      <w:proofErr w:type="spellStart"/>
      <w:r w:rsidR="00B82BF8">
        <w:rPr>
          <w:rFonts w:ascii="Times New Roman" w:hAnsi="Times New Roman" w:cs="Times New Roman"/>
          <w:sz w:val="24"/>
          <w:szCs w:val="24"/>
        </w:rPr>
        <w:t>EcoHealth</w:t>
      </w:r>
      <w:proofErr w:type="spellEnd"/>
      <w:r w:rsidR="00B82BF8">
        <w:rPr>
          <w:rFonts w:ascii="Times New Roman" w:hAnsi="Times New Roman" w:cs="Times New Roman"/>
          <w:sz w:val="24"/>
          <w:szCs w:val="24"/>
        </w:rPr>
        <w:t xml:space="preserve"> </w:t>
      </w:r>
      <w:r w:rsidRPr="00934F5E">
        <w:rPr>
          <w:rFonts w:ascii="Times New Roman" w:hAnsi="Times New Roman" w:cs="Times New Roman"/>
          <w:sz w:val="24"/>
          <w:szCs w:val="24"/>
        </w:rPr>
        <w:t xml:space="preserve">address differ slightly. </w:t>
      </w:r>
      <w:r w:rsidR="00B82BF8">
        <w:rPr>
          <w:rFonts w:ascii="Times New Roman" w:hAnsi="Times New Roman" w:cs="Times New Roman"/>
          <w:sz w:val="24"/>
          <w:szCs w:val="24"/>
        </w:rPr>
        <w:t>Planetary Health</w:t>
      </w:r>
      <w:r w:rsidR="005E63AF" w:rsidRPr="00934F5E">
        <w:rPr>
          <w:rFonts w:ascii="Times New Roman" w:hAnsi="Times New Roman" w:cs="Times New Roman"/>
          <w:sz w:val="24"/>
          <w:szCs w:val="24"/>
        </w:rPr>
        <w:t xml:space="preserve"> investigates the state of civilization as a whole and how interdependent it is on the environment. It adopts a global viewpoint </w:t>
      </w:r>
      <w:r w:rsidR="008653D6" w:rsidRPr="00934F5E">
        <w:rPr>
          <w:rFonts w:ascii="Times New Roman" w:hAnsi="Times New Roman" w:cs="Times New Roman"/>
          <w:sz w:val="24"/>
          <w:szCs w:val="24"/>
        </w:rPr>
        <w:t>with</w:t>
      </w:r>
      <w:r w:rsidR="005E63AF" w:rsidRPr="00934F5E">
        <w:rPr>
          <w:rFonts w:ascii="Times New Roman" w:hAnsi="Times New Roman" w:cs="Times New Roman"/>
          <w:sz w:val="24"/>
          <w:szCs w:val="24"/>
        </w:rPr>
        <w:t xml:space="preserve"> a focus on sustainability. </w:t>
      </w:r>
      <w:r w:rsidR="003537A9">
        <w:rPr>
          <w:rFonts w:ascii="Times New Roman" w:hAnsi="Times New Roman" w:cs="Times New Roman"/>
          <w:sz w:val="24"/>
          <w:szCs w:val="24"/>
        </w:rPr>
        <w:t xml:space="preserve">Recognizing </w:t>
      </w:r>
      <w:ins w:id="403" w:author="Byomkesh Talukder" w:date="2023-10-09T20:27:00Z">
        <w:r w:rsidR="005025BC">
          <w:rPr>
            <w:rFonts w:ascii="Times New Roman" w:hAnsi="Times New Roman" w:cs="Times New Roman"/>
            <w:sz w:val="24"/>
            <w:szCs w:val="24"/>
          </w:rPr>
          <w:t xml:space="preserve">the </w:t>
        </w:r>
      </w:ins>
      <w:r w:rsidR="003537A9">
        <w:rPr>
          <w:rFonts w:ascii="Times New Roman" w:hAnsi="Times New Roman" w:cs="Times New Roman"/>
          <w:sz w:val="24"/>
          <w:szCs w:val="24"/>
        </w:rPr>
        <w:t xml:space="preserve">relationship </w:t>
      </w:r>
      <w:del w:id="404" w:author="Byomkesh Talukder" w:date="2023-10-09T20:27:00Z">
        <w:r w:rsidR="003537A9" w:rsidDel="005025BC">
          <w:rPr>
            <w:rFonts w:ascii="Times New Roman" w:hAnsi="Times New Roman" w:cs="Times New Roman"/>
            <w:sz w:val="24"/>
            <w:szCs w:val="24"/>
          </w:rPr>
          <w:delText xml:space="preserve">of </w:delText>
        </w:r>
      </w:del>
      <w:ins w:id="405" w:author="Byomkesh Talukder" w:date="2023-10-09T20:27:00Z">
        <w:r w:rsidR="005025BC">
          <w:rPr>
            <w:rFonts w:ascii="Times New Roman" w:hAnsi="Times New Roman" w:cs="Times New Roman"/>
            <w:sz w:val="24"/>
            <w:szCs w:val="24"/>
          </w:rPr>
          <w:t xml:space="preserve">between </w:t>
        </w:r>
      </w:ins>
      <w:r w:rsidR="003537A9">
        <w:rPr>
          <w:rFonts w:ascii="Times New Roman" w:hAnsi="Times New Roman" w:cs="Times New Roman"/>
          <w:sz w:val="24"/>
          <w:szCs w:val="24"/>
        </w:rPr>
        <w:t xml:space="preserve">human health and biodiversity loss, climate change, sea level rise, melting of </w:t>
      </w:r>
      <w:r w:rsidR="003537A9" w:rsidRPr="00E0273B">
        <w:rPr>
          <w:rFonts w:ascii="Times New Roman" w:hAnsi="Times New Roman" w:cs="Times New Roman"/>
          <w:sz w:val="24"/>
          <w:szCs w:val="24"/>
        </w:rPr>
        <w:t xml:space="preserve">glaciers, desertification, </w:t>
      </w:r>
      <w:ins w:id="406" w:author="Byomkesh Talukder" w:date="2023-10-09T20:27:00Z">
        <w:r w:rsidR="005025BC">
          <w:rPr>
            <w:rFonts w:ascii="Times New Roman" w:hAnsi="Times New Roman" w:cs="Times New Roman"/>
            <w:sz w:val="24"/>
            <w:szCs w:val="24"/>
          </w:rPr>
          <w:t xml:space="preserve">and </w:t>
        </w:r>
      </w:ins>
      <w:r w:rsidR="003537A9" w:rsidRPr="00E0273B">
        <w:rPr>
          <w:rFonts w:ascii="Times New Roman" w:hAnsi="Times New Roman" w:cs="Times New Roman"/>
          <w:sz w:val="24"/>
          <w:szCs w:val="24"/>
        </w:rPr>
        <w:t xml:space="preserve">increase of temperature, </w:t>
      </w:r>
      <w:r w:rsidR="005E63AF" w:rsidRPr="00E0273B">
        <w:rPr>
          <w:rFonts w:ascii="Times New Roman" w:hAnsi="Times New Roman" w:cs="Times New Roman"/>
          <w:sz w:val="24"/>
          <w:szCs w:val="24"/>
        </w:rPr>
        <w:t xml:space="preserve">addressing climate change through mitigation and adaptation strategies, promoting biodiversity conservation, ensuring </w:t>
      </w:r>
      <w:r w:rsidR="003537A9" w:rsidRPr="00E0273B">
        <w:rPr>
          <w:rFonts w:ascii="Times New Roman" w:hAnsi="Times New Roman" w:cs="Times New Roman"/>
          <w:sz w:val="24"/>
          <w:szCs w:val="24"/>
        </w:rPr>
        <w:t>SDGs</w:t>
      </w:r>
      <w:r w:rsidR="005E63AF" w:rsidRPr="00E0273B">
        <w:rPr>
          <w:rFonts w:ascii="Times New Roman" w:hAnsi="Times New Roman" w:cs="Times New Roman"/>
          <w:sz w:val="24"/>
          <w:szCs w:val="24"/>
        </w:rPr>
        <w:t xml:space="preserve">, promoting social justice and equity, and taking a systemic approach to addressing global health challenges are some of the critical </w:t>
      </w:r>
      <w:r w:rsidR="003537A9" w:rsidRPr="00E0273B">
        <w:rPr>
          <w:rFonts w:ascii="Times New Roman" w:hAnsi="Times New Roman" w:cs="Times New Roman"/>
          <w:sz w:val="24"/>
          <w:szCs w:val="24"/>
        </w:rPr>
        <w:t xml:space="preserve">aspects </w:t>
      </w:r>
      <w:r w:rsidR="005E63AF" w:rsidRPr="00E0273B">
        <w:rPr>
          <w:rFonts w:ascii="Times New Roman" w:hAnsi="Times New Roman" w:cs="Times New Roman"/>
          <w:sz w:val="24"/>
          <w:szCs w:val="24"/>
        </w:rPr>
        <w:t xml:space="preserve">in </w:t>
      </w:r>
      <w:r w:rsidR="00DB0EBF" w:rsidRPr="00E0273B">
        <w:rPr>
          <w:rFonts w:ascii="Times New Roman" w:hAnsi="Times New Roman" w:cs="Times New Roman"/>
          <w:sz w:val="24"/>
          <w:szCs w:val="24"/>
        </w:rPr>
        <w:t>Planetary health</w:t>
      </w:r>
      <w:r w:rsidR="005E63AF" w:rsidRPr="00E0273B">
        <w:rPr>
          <w:rFonts w:ascii="Times New Roman" w:hAnsi="Times New Roman" w:cs="Times New Roman"/>
          <w:sz w:val="24"/>
          <w:szCs w:val="24"/>
        </w:rPr>
        <w:t xml:space="preserve">. </w:t>
      </w:r>
      <w:r w:rsidR="005E63AF" w:rsidRPr="00934F5E">
        <w:rPr>
          <w:rFonts w:ascii="Times New Roman" w:hAnsi="Times New Roman" w:cs="Times New Roman"/>
          <w:sz w:val="24"/>
          <w:szCs w:val="24"/>
        </w:rPr>
        <w:t xml:space="preserve">On the other hand, </w:t>
      </w:r>
      <w:r w:rsidR="00B82BF8">
        <w:rPr>
          <w:rFonts w:ascii="Times New Roman" w:hAnsi="Times New Roman" w:cs="Times New Roman"/>
          <w:sz w:val="24"/>
          <w:szCs w:val="24"/>
        </w:rPr>
        <w:t>One Health</w:t>
      </w:r>
      <w:r w:rsidR="005E63AF" w:rsidRPr="00934F5E">
        <w:rPr>
          <w:rFonts w:ascii="Times New Roman" w:hAnsi="Times New Roman" w:cs="Times New Roman"/>
          <w:sz w:val="24"/>
          <w:szCs w:val="24"/>
        </w:rPr>
        <w:t xml:space="preserve"> acknowledges how linked environmental, animal</w:t>
      </w:r>
      <w:del w:id="407" w:author="Byomkesh Talukder" w:date="2023-10-09T20:27:00Z">
        <w:r w:rsidR="005E63AF" w:rsidRPr="00934F5E" w:rsidDel="005025BC">
          <w:rPr>
            <w:rFonts w:ascii="Times New Roman" w:hAnsi="Times New Roman" w:cs="Times New Roman"/>
            <w:sz w:val="24"/>
            <w:szCs w:val="24"/>
          </w:rPr>
          <w:delText>,</w:delText>
        </w:r>
      </w:del>
      <w:r w:rsidR="005E63AF" w:rsidRPr="00934F5E">
        <w:rPr>
          <w:rFonts w:ascii="Times New Roman" w:hAnsi="Times New Roman" w:cs="Times New Roman"/>
          <w:sz w:val="24"/>
          <w:szCs w:val="24"/>
        </w:rPr>
        <w:t xml:space="preserve"> and human health are</w:t>
      </w:r>
      <w:r w:rsidR="000B085C">
        <w:rPr>
          <w:rFonts w:ascii="Times New Roman" w:hAnsi="Times New Roman" w:cs="Times New Roman"/>
          <w:sz w:val="24"/>
          <w:szCs w:val="24"/>
        </w:rPr>
        <w:t xml:space="preserve"> and</w:t>
      </w:r>
      <w:r w:rsidR="005E63AF" w:rsidRPr="00934F5E">
        <w:rPr>
          <w:rFonts w:ascii="Times New Roman" w:hAnsi="Times New Roman" w:cs="Times New Roman"/>
          <w:sz w:val="24"/>
          <w:szCs w:val="24"/>
        </w:rPr>
        <w:t xml:space="preserve"> focus</w:t>
      </w:r>
      <w:r w:rsidR="000B085C">
        <w:rPr>
          <w:rFonts w:ascii="Times New Roman" w:hAnsi="Times New Roman" w:cs="Times New Roman"/>
          <w:sz w:val="24"/>
          <w:szCs w:val="24"/>
        </w:rPr>
        <w:t>es</w:t>
      </w:r>
      <w:r w:rsidR="005E63AF" w:rsidRPr="00934F5E">
        <w:rPr>
          <w:rFonts w:ascii="Times New Roman" w:hAnsi="Times New Roman" w:cs="Times New Roman"/>
          <w:sz w:val="24"/>
          <w:szCs w:val="24"/>
        </w:rPr>
        <w:t xml:space="preserve"> on interdisciplinary cooperation. </w:t>
      </w:r>
      <w:r w:rsidR="008653D6" w:rsidRPr="00934F5E">
        <w:rPr>
          <w:rFonts w:ascii="Times New Roman" w:hAnsi="Times New Roman" w:cs="Times New Roman"/>
          <w:sz w:val="24"/>
          <w:szCs w:val="24"/>
        </w:rPr>
        <w:t>P</w:t>
      </w:r>
      <w:r w:rsidR="005E63AF" w:rsidRPr="00934F5E">
        <w:rPr>
          <w:rFonts w:ascii="Times New Roman" w:hAnsi="Times New Roman" w:cs="Times New Roman"/>
          <w:sz w:val="24"/>
          <w:szCs w:val="24"/>
        </w:rPr>
        <w:t>reventi</w:t>
      </w:r>
      <w:r w:rsidR="008653D6" w:rsidRPr="00934F5E">
        <w:rPr>
          <w:rFonts w:ascii="Times New Roman" w:hAnsi="Times New Roman" w:cs="Times New Roman"/>
          <w:sz w:val="24"/>
          <w:szCs w:val="24"/>
        </w:rPr>
        <w:t>ng</w:t>
      </w:r>
      <w:r w:rsidR="005E63AF" w:rsidRPr="00934F5E">
        <w:rPr>
          <w:rFonts w:ascii="Times New Roman" w:hAnsi="Times New Roman" w:cs="Times New Roman"/>
          <w:sz w:val="24"/>
          <w:szCs w:val="24"/>
        </w:rPr>
        <w:t xml:space="preserve"> and control</w:t>
      </w:r>
      <w:r w:rsidR="008653D6" w:rsidRPr="00934F5E">
        <w:rPr>
          <w:rFonts w:ascii="Times New Roman" w:hAnsi="Times New Roman" w:cs="Times New Roman"/>
          <w:sz w:val="24"/>
          <w:szCs w:val="24"/>
        </w:rPr>
        <w:t>ling</w:t>
      </w:r>
      <w:r w:rsidR="005E63AF" w:rsidRPr="00934F5E">
        <w:rPr>
          <w:rFonts w:ascii="Times New Roman" w:hAnsi="Times New Roman" w:cs="Times New Roman"/>
          <w:sz w:val="24"/>
          <w:szCs w:val="24"/>
        </w:rPr>
        <w:t xml:space="preserve"> zoonotic diseases, understanding the shared health risks posed by humans and animals, encouraging multisectoral collaboration, and integrating the study of human health, veterinary medicine, and environmental science are some of the crucial aspects of </w:t>
      </w:r>
      <w:r w:rsidR="00B82BF8">
        <w:rPr>
          <w:rFonts w:ascii="Times New Roman" w:hAnsi="Times New Roman" w:cs="Times New Roman"/>
          <w:sz w:val="24"/>
          <w:szCs w:val="24"/>
        </w:rPr>
        <w:t>One Health</w:t>
      </w:r>
      <w:r w:rsidR="005E63AF" w:rsidRPr="00934F5E">
        <w:rPr>
          <w:rFonts w:ascii="Times New Roman" w:hAnsi="Times New Roman" w:cs="Times New Roman"/>
          <w:sz w:val="24"/>
          <w:szCs w:val="24"/>
        </w:rPr>
        <w:t xml:space="preserve">. </w:t>
      </w:r>
      <w:del w:id="408" w:author="Byomkesh Talukder" w:date="2023-10-09T20:27:00Z">
        <w:r w:rsidR="005E63AF" w:rsidRPr="0093512C" w:rsidDel="005025BC">
          <w:rPr>
            <w:rFonts w:ascii="Times New Roman" w:hAnsi="Times New Roman" w:cs="Times New Roman"/>
            <w:sz w:val="24"/>
            <w:szCs w:val="24"/>
            <w:highlight w:val="yellow"/>
            <w:rPrChange w:id="409" w:author="Byomkesh Talukder" w:date="2023-10-09T20:42:00Z">
              <w:rPr>
                <w:rFonts w:ascii="Times New Roman" w:hAnsi="Times New Roman" w:cs="Times New Roman"/>
                <w:sz w:val="24"/>
                <w:szCs w:val="24"/>
              </w:rPr>
            </w:rPrChange>
          </w:rPr>
          <w:delText>To better understand and address health concerns at the interface of humans, animals, and the environment,</w:delText>
        </w:r>
        <w:r w:rsidR="00B82BF8" w:rsidRPr="0093512C" w:rsidDel="005025BC">
          <w:rPr>
            <w:rFonts w:ascii="Times New Roman" w:hAnsi="Times New Roman" w:cs="Times New Roman"/>
            <w:sz w:val="24"/>
            <w:szCs w:val="24"/>
            <w:highlight w:val="yellow"/>
            <w:rPrChange w:id="410" w:author="Byomkesh Talukder" w:date="2023-10-09T20:42:00Z">
              <w:rPr>
                <w:rFonts w:ascii="Times New Roman" w:hAnsi="Times New Roman" w:cs="Times New Roman"/>
                <w:sz w:val="24"/>
                <w:szCs w:val="24"/>
              </w:rPr>
            </w:rPrChange>
          </w:rPr>
          <w:delText xml:space="preserve"> One Health</w:delText>
        </w:r>
        <w:r w:rsidR="005E63AF" w:rsidRPr="0093512C" w:rsidDel="005025BC">
          <w:rPr>
            <w:rFonts w:ascii="Times New Roman" w:hAnsi="Times New Roman" w:cs="Times New Roman"/>
            <w:sz w:val="24"/>
            <w:szCs w:val="24"/>
            <w:highlight w:val="yellow"/>
            <w:rPrChange w:id="411" w:author="Byomkesh Talukder" w:date="2023-10-09T20:42:00Z">
              <w:rPr>
                <w:rFonts w:ascii="Times New Roman" w:hAnsi="Times New Roman" w:cs="Times New Roman"/>
                <w:sz w:val="24"/>
                <w:szCs w:val="24"/>
              </w:rPr>
            </w:rPrChange>
          </w:rPr>
          <w:delText xml:space="preserve"> also emphasizes integrated monitoring and research initiatives</w:delText>
        </w:r>
      </w:del>
      <w:ins w:id="412" w:author="Byomkesh Talukder" w:date="2023-10-09T20:27:00Z">
        <w:r w:rsidR="005025BC" w:rsidRPr="0093512C">
          <w:rPr>
            <w:rFonts w:ascii="Times New Roman" w:hAnsi="Times New Roman" w:cs="Times New Roman"/>
            <w:sz w:val="24"/>
            <w:szCs w:val="24"/>
            <w:highlight w:val="yellow"/>
            <w:rPrChange w:id="413" w:author="Byomkesh Talukder" w:date="2023-10-09T20:42:00Z">
              <w:rPr>
                <w:rFonts w:ascii="Times New Roman" w:hAnsi="Times New Roman" w:cs="Times New Roman"/>
                <w:sz w:val="24"/>
                <w:szCs w:val="24"/>
              </w:rPr>
            </w:rPrChange>
          </w:rPr>
          <w:t>One Health also emphasizes integrated monitoring and research initiatives to better understand and address health concerns at the interface of humans, animals, and the environment</w:t>
        </w:r>
      </w:ins>
      <w:r w:rsidR="005E63AF" w:rsidRPr="0093512C">
        <w:rPr>
          <w:rFonts w:ascii="Times New Roman" w:hAnsi="Times New Roman" w:cs="Times New Roman"/>
          <w:sz w:val="24"/>
          <w:szCs w:val="24"/>
          <w:highlight w:val="yellow"/>
          <w:rPrChange w:id="414" w:author="Byomkesh Talukder" w:date="2023-10-09T20:42:00Z">
            <w:rPr>
              <w:rFonts w:ascii="Times New Roman" w:hAnsi="Times New Roman" w:cs="Times New Roman"/>
              <w:sz w:val="24"/>
              <w:szCs w:val="24"/>
            </w:rPr>
          </w:rPrChange>
        </w:rPr>
        <w:t xml:space="preserve">. </w:t>
      </w:r>
      <w:r w:rsidR="000B085C" w:rsidRPr="0093512C">
        <w:rPr>
          <w:rFonts w:ascii="Times New Roman" w:hAnsi="Times New Roman" w:cs="Times New Roman"/>
          <w:color w:val="000000" w:themeColor="text1"/>
          <w:sz w:val="24"/>
          <w:szCs w:val="24"/>
          <w:highlight w:val="yellow"/>
          <w:rPrChange w:id="415" w:author="Byomkesh Talukder" w:date="2023-10-09T20:42:00Z">
            <w:rPr>
              <w:rFonts w:ascii="Times New Roman" w:hAnsi="Times New Roman" w:cs="Times New Roman"/>
              <w:color w:val="000000" w:themeColor="text1"/>
              <w:sz w:val="24"/>
              <w:szCs w:val="24"/>
            </w:rPr>
          </w:rPrChange>
        </w:rPr>
        <w:t xml:space="preserve">Finally, </w:t>
      </w:r>
      <w:proofErr w:type="spellStart"/>
      <w:r w:rsidR="00B82BF8" w:rsidRPr="0093512C">
        <w:rPr>
          <w:rFonts w:ascii="Times New Roman" w:hAnsi="Times New Roman" w:cs="Times New Roman"/>
          <w:color w:val="000000" w:themeColor="text1"/>
          <w:sz w:val="24"/>
          <w:szCs w:val="24"/>
          <w:highlight w:val="yellow"/>
          <w:rPrChange w:id="416" w:author="Byomkesh Talukder" w:date="2023-10-09T20:42:00Z">
            <w:rPr>
              <w:rFonts w:ascii="Times New Roman" w:hAnsi="Times New Roman" w:cs="Times New Roman"/>
              <w:color w:val="000000" w:themeColor="text1"/>
              <w:sz w:val="24"/>
              <w:szCs w:val="24"/>
            </w:rPr>
          </w:rPrChange>
        </w:rPr>
        <w:t>EcoHealth</w:t>
      </w:r>
      <w:proofErr w:type="spellEnd"/>
      <w:r w:rsidR="005E63AF" w:rsidRPr="0093512C">
        <w:rPr>
          <w:rFonts w:ascii="Times New Roman" w:hAnsi="Times New Roman" w:cs="Times New Roman"/>
          <w:sz w:val="24"/>
          <w:szCs w:val="24"/>
          <w:highlight w:val="yellow"/>
          <w:rPrChange w:id="417" w:author="Byomkesh Talukder" w:date="2023-10-09T20:42:00Z">
            <w:rPr>
              <w:rFonts w:ascii="Times New Roman" w:hAnsi="Times New Roman" w:cs="Times New Roman"/>
              <w:sz w:val="24"/>
              <w:szCs w:val="24"/>
            </w:rPr>
          </w:rPrChange>
        </w:rPr>
        <w:t xml:space="preserve"> considers </w:t>
      </w:r>
      <w:del w:id="418" w:author="Byomkesh Talukder" w:date="2023-10-09T20:27:00Z">
        <w:r w:rsidR="005E63AF" w:rsidRPr="0093512C" w:rsidDel="005025BC">
          <w:rPr>
            <w:rFonts w:ascii="Times New Roman" w:hAnsi="Times New Roman" w:cs="Times New Roman"/>
            <w:sz w:val="24"/>
            <w:szCs w:val="24"/>
            <w:highlight w:val="yellow"/>
            <w:rPrChange w:id="419" w:author="Byomkesh Talukder" w:date="2023-10-09T20:42:00Z">
              <w:rPr>
                <w:rFonts w:ascii="Times New Roman" w:hAnsi="Times New Roman" w:cs="Times New Roman"/>
                <w:sz w:val="24"/>
                <w:szCs w:val="24"/>
              </w:rPr>
            </w:rPrChange>
          </w:rPr>
          <w:delText>the ecological, social, and financial facets of health</w:delText>
        </w:r>
      </w:del>
      <w:ins w:id="420" w:author="Byomkesh Talukder" w:date="2023-10-09T20:27:00Z">
        <w:r w:rsidR="005025BC" w:rsidRPr="0093512C">
          <w:rPr>
            <w:rFonts w:ascii="Times New Roman" w:hAnsi="Times New Roman" w:cs="Times New Roman"/>
            <w:sz w:val="24"/>
            <w:szCs w:val="24"/>
            <w:highlight w:val="yellow"/>
            <w:rPrChange w:id="421" w:author="Byomkesh Talukder" w:date="2023-10-09T20:42:00Z">
              <w:rPr>
                <w:rFonts w:ascii="Times New Roman" w:hAnsi="Times New Roman" w:cs="Times New Roman"/>
                <w:sz w:val="24"/>
                <w:szCs w:val="24"/>
              </w:rPr>
            </w:rPrChange>
          </w:rPr>
          <w:t xml:space="preserve">health's ecological, social, and </w:t>
        </w:r>
        <w:r w:rsidR="005025BC" w:rsidRPr="0093512C">
          <w:rPr>
            <w:rFonts w:ascii="Times New Roman" w:hAnsi="Times New Roman" w:cs="Times New Roman"/>
            <w:sz w:val="24"/>
            <w:szCs w:val="24"/>
            <w:highlight w:val="yellow"/>
            <w:rPrChange w:id="422" w:author="Byomkesh Talukder" w:date="2023-10-09T20:42:00Z">
              <w:rPr>
                <w:rFonts w:ascii="Times New Roman" w:hAnsi="Times New Roman" w:cs="Times New Roman"/>
                <w:sz w:val="24"/>
                <w:szCs w:val="24"/>
              </w:rPr>
            </w:rPrChange>
          </w:rPr>
          <w:lastRenderedPageBreak/>
          <w:t>financial facets</w:t>
        </w:r>
      </w:ins>
      <w:r w:rsidR="008653D6" w:rsidRPr="0093512C">
        <w:rPr>
          <w:rFonts w:ascii="Times New Roman" w:hAnsi="Times New Roman" w:cs="Times New Roman"/>
          <w:sz w:val="24"/>
          <w:szCs w:val="24"/>
          <w:highlight w:val="yellow"/>
          <w:rPrChange w:id="423" w:author="Byomkesh Talukder" w:date="2023-10-09T20:42:00Z">
            <w:rPr>
              <w:rFonts w:ascii="Times New Roman" w:hAnsi="Times New Roman" w:cs="Times New Roman"/>
              <w:sz w:val="24"/>
              <w:szCs w:val="24"/>
            </w:rPr>
          </w:rPrChange>
        </w:rPr>
        <w:t>,</w:t>
      </w:r>
      <w:r w:rsidR="005E63AF" w:rsidRPr="00934F5E">
        <w:rPr>
          <w:rFonts w:ascii="Times New Roman" w:hAnsi="Times New Roman" w:cs="Times New Roman"/>
          <w:sz w:val="24"/>
          <w:szCs w:val="24"/>
        </w:rPr>
        <w:t xml:space="preserve"> </w:t>
      </w:r>
      <w:r w:rsidR="008653D6" w:rsidRPr="00934F5E">
        <w:rPr>
          <w:rFonts w:ascii="Times New Roman" w:hAnsi="Times New Roman" w:cs="Times New Roman"/>
          <w:sz w:val="24"/>
          <w:szCs w:val="24"/>
        </w:rPr>
        <w:t xml:space="preserve">emphasizing </w:t>
      </w:r>
      <w:r w:rsidR="005E63AF" w:rsidRPr="00934F5E">
        <w:rPr>
          <w:rFonts w:ascii="Times New Roman" w:hAnsi="Times New Roman" w:cs="Times New Roman"/>
          <w:sz w:val="24"/>
          <w:szCs w:val="24"/>
        </w:rPr>
        <w:t xml:space="preserve">the health of the ecosystem and the community. Understanding the intricate relationships between ecological, social, and economic systems and realizing that interactions between people, animals, and the environment produce health are crucial aspects of environmental health. </w:t>
      </w:r>
      <w:proofErr w:type="spellStart"/>
      <w:r w:rsidR="00DB0EBF">
        <w:rPr>
          <w:rFonts w:ascii="Times New Roman" w:hAnsi="Times New Roman" w:cs="Times New Roman"/>
          <w:color w:val="000000" w:themeColor="text1"/>
          <w:sz w:val="24"/>
          <w:szCs w:val="24"/>
        </w:rPr>
        <w:t>EcoHealth</w:t>
      </w:r>
      <w:proofErr w:type="spellEnd"/>
      <w:r w:rsidR="00DB0EBF" w:rsidRPr="00934F5E" w:rsidDel="00B82BF8">
        <w:rPr>
          <w:rFonts w:ascii="Times New Roman" w:hAnsi="Times New Roman" w:cs="Times New Roman"/>
          <w:sz w:val="24"/>
          <w:szCs w:val="24"/>
        </w:rPr>
        <w:t xml:space="preserve"> </w:t>
      </w:r>
      <w:r w:rsidR="00DB0EBF">
        <w:rPr>
          <w:rFonts w:ascii="Times New Roman" w:hAnsi="Times New Roman" w:cs="Times New Roman"/>
          <w:sz w:val="24"/>
          <w:szCs w:val="24"/>
        </w:rPr>
        <w:t>strongly</w:t>
      </w:r>
      <w:r w:rsidR="005E63AF" w:rsidRPr="00934F5E">
        <w:rPr>
          <w:rFonts w:ascii="Times New Roman" w:hAnsi="Times New Roman" w:cs="Times New Roman"/>
          <w:sz w:val="24"/>
          <w:szCs w:val="24"/>
        </w:rPr>
        <w:t xml:space="preserve"> emphasizes the value of </w:t>
      </w:r>
      <w:del w:id="424" w:author="Byomkesh Talukder" w:date="2023-10-09T20:27:00Z">
        <w:r w:rsidR="005E63AF" w:rsidRPr="0093512C" w:rsidDel="005025BC">
          <w:rPr>
            <w:rFonts w:ascii="Times New Roman" w:hAnsi="Times New Roman" w:cs="Times New Roman"/>
            <w:sz w:val="24"/>
            <w:szCs w:val="24"/>
            <w:highlight w:val="yellow"/>
            <w:rPrChange w:id="425" w:author="Byomkesh Talukder" w:date="2023-10-09T20:42:00Z">
              <w:rPr>
                <w:rFonts w:ascii="Times New Roman" w:hAnsi="Times New Roman" w:cs="Times New Roman"/>
                <w:sz w:val="24"/>
                <w:szCs w:val="24"/>
              </w:rPr>
            </w:rPrChange>
          </w:rPr>
          <w:delText>participating in the community</w:delText>
        </w:r>
      </w:del>
      <w:ins w:id="426" w:author="Byomkesh Talukder" w:date="2023-10-09T20:27:00Z">
        <w:r w:rsidR="005025BC" w:rsidRPr="0093512C">
          <w:rPr>
            <w:rFonts w:ascii="Times New Roman" w:hAnsi="Times New Roman" w:cs="Times New Roman"/>
            <w:sz w:val="24"/>
            <w:szCs w:val="24"/>
            <w:highlight w:val="yellow"/>
            <w:rPrChange w:id="427" w:author="Byomkesh Talukder" w:date="2023-10-09T20:42:00Z">
              <w:rPr>
                <w:rFonts w:ascii="Times New Roman" w:hAnsi="Times New Roman" w:cs="Times New Roman"/>
                <w:sz w:val="24"/>
                <w:szCs w:val="24"/>
              </w:rPr>
            </w:rPrChange>
          </w:rPr>
          <w:t>community participation</w:t>
        </w:r>
      </w:ins>
      <w:r w:rsidR="005E63AF" w:rsidRPr="00934F5E">
        <w:rPr>
          <w:rFonts w:ascii="Times New Roman" w:hAnsi="Times New Roman" w:cs="Times New Roman"/>
          <w:sz w:val="24"/>
          <w:szCs w:val="24"/>
        </w:rPr>
        <w:t xml:space="preserve">, considering the local context, and using systems thinking techniques. </w:t>
      </w:r>
      <w:r w:rsidR="008653D6" w:rsidRPr="00934F5E">
        <w:rPr>
          <w:rFonts w:ascii="Times New Roman" w:hAnsi="Times New Roman" w:cs="Times New Roman"/>
          <w:sz w:val="24"/>
          <w:szCs w:val="24"/>
        </w:rPr>
        <w:t>C</w:t>
      </w:r>
      <w:r w:rsidR="005E63AF" w:rsidRPr="00934F5E">
        <w:rPr>
          <w:rFonts w:ascii="Times New Roman" w:hAnsi="Times New Roman" w:cs="Times New Roman"/>
          <w:sz w:val="24"/>
          <w:szCs w:val="24"/>
        </w:rPr>
        <w:t>onsidering these factors</w:t>
      </w:r>
      <w:r w:rsidR="008653D6" w:rsidRPr="00934F5E">
        <w:rPr>
          <w:rFonts w:ascii="Times New Roman" w:hAnsi="Times New Roman" w:cs="Times New Roman"/>
          <w:sz w:val="24"/>
          <w:szCs w:val="24"/>
        </w:rPr>
        <w:t xml:space="preserve"> will</w:t>
      </w:r>
      <w:r w:rsidR="005E63AF" w:rsidRPr="00934F5E">
        <w:rPr>
          <w:rFonts w:ascii="Times New Roman" w:hAnsi="Times New Roman" w:cs="Times New Roman"/>
          <w:sz w:val="24"/>
          <w:szCs w:val="24"/>
        </w:rPr>
        <w:t xml:space="preserve"> enhance health outcomes, accomplish sustainable development, and promote the health of communities and ecosystems.</w:t>
      </w:r>
      <w:r w:rsidR="000B085C">
        <w:rPr>
          <w:rFonts w:ascii="Times New Roman" w:hAnsi="Times New Roman" w:cs="Times New Roman"/>
          <w:sz w:val="24"/>
          <w:szCs w:val="24"/>
        </w:rPr>
        <w:t xml:space="preserve"> </w:t>
      </w:r>
      <w:r w:rsidR="000B085C" w:rsidRPr="00934F5E">
        <w:rPr>
          <w:rFonts w:ascii="Times New Roman" w:hAnsi="Times New Roman" w:cs="Times New Roman"/>
          <w:sz w:val="24"/>
          <w:szCs w:val="24"/>
        </w:rPr>
        <w:t xml:space="preserve">The answers to </w:t>
      </w:r>
      <w:r w:rsidR="000B085C">
        <w:rPr>
          <w:rFonts w:ascii="Times New Roman" w:hAnsi="Times New Roman" w:cs="Times New Roman"/>
          <w:sz w:val="24"/>
          <w:szCs w:val="24"/>
        </w:rPr>
        <w:t>the fundamental</w:t>
      </w:r>
      <w:r w:rsidR="000B085C" w:rsidRPr="00934F5E">
        <w:rPr>
          <w:rFonts w:ascii="Times New Roman" w:hAnsi="Times New Roman" w:cs="Times New Roman"/>
          <w:sz w:val="24"/>
          <w:szCs w:val="24"/>
        </w:rPr>
        <w:t xml:space="preserve"> questions </w:t>
      </w:r>
      <w:r w:rsidR="000B085C">
        <w:rPr>
          <w:rFonts w:ascii="Times New Roman" w:hAnsi="Times New Roman" w:cs="Times New Roman"/>
          <w:sz w:val="24"/>
          <w:szCs w:val="24"/>
        </w:rPr>
        <w:t xml:space="preserve">of each area </w:t>
      </w:r>
      <w:r w:rsidR="000B085C" w:rsidRPr="00934F5E">
        <w:rPr>
          <w:rFonts w:ascii="Times New Roman" w:hAnsi="Times New Roman" w:cs="Times New Roman"/>
          <w:sz w:val="24"/>
          <w:szCs w:val="24"/>
        </w:rPr>
        <w:t>provide a context for each field’s research, policymaking, and practice, offering perceptions and evidence-based remedies and encouraging cooperation to address complex problems at the nexus of human health, environmental health, and ecosystem well-being.</w:t>
      </w:r>
    </w:p>
    <w:p w14:paraId="438185C7" w14:textId="65FFC613" w:rsidR="005E63AF" w:rsidRPr="00934F5E" w:rsidRDefault="005E63AF"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Veterinary medicine is the most frequently occurring academic specialty among the sampled articles, which is consistent with the higher number of </w:t>
      </w:r>
      <w:r w:rsidR="00B82BF8">
        <w:rPr>
          <w:rFonts w:ascii="Times New Roman" w:hAnsi="Times New Roman" w:cs="Times New Roman"/>
          <w:sz w:val="24"/>
          <w:szCs w:val="24"/>
        </w:rPr>
        <w:t>One Health</w:t>
      </w:r>
      <w:r w:rsidRPr="00934F5E">
        <w:rPr>
          <w:rFonts w:ascii="Times New Roman" w:hAnsi="Times New Roman" w:cs="Times New Roman"/>
          <w:sz w:val="24"/>
          <w:szCs w:val="24"/>
        </w:rPr>
        <w:t xml:space="preserve"> articles compared to </w:t>
      </w:r>
      <w:proofErr w:type="spellStart"/>
      <w:r w:rsidR="00B82BF8">
        <w:rPr>
          <w:rFonts w:ascii="Times New Roman" w:hAnsi="Times New Roman" w:cs="Times New Roman"/>
          <w:color w:val="000000" w:themeColor="text1"/>
          <w:sz w:val="24"/>
          <w:szCs w:val="24"/>
        </w:rPr>
        <w:t>EcoHealth</w:t>
      </w:r>
      <w:proofErr w:type="spellEnd"/>
      <w:r w:rsidRPr="00934F5E">
        <w:rPr>
          <w:rFonts w:ascii="Times New Roman" w:hAnsi="Times New Roman" w:cs="Times New Roman"/>
          <w:sz w:val="24"/>
          <w:szCs w:val="24"/>
        </w:rPr>
        <w:t xml:space="preserve"> and </w:t>
      </w:r>
      <w:r w:rsidR="00B82BF8" w:rsidRPr="00934F5E">
        <w:rPr>
          <w:rFonts w:ascii="Times New Roman" w:hAnsi="Times New Roman" w:cs="Times New Roman"/>
          <w:sz w:val="24"/>
          <w:szCs w:val="24"/>
        </w:rPr>
        <w:t>P</w:t>
      </w:r>
      <w:r w:rsidR="00B82BF8">
        <w:rPr>
          <w:rFonts w:ascii="Times New Roman" w:hAnsi="Times New Roman" w:cs="Times New Roman"/>
          <w:sz w:val="24"/>
          <w:szCs w:val="24"/>
        </w:rPr>
        <w:t xml:space="preserve">lanetary </w:t>
      </w:r>
      <w:r w:rsidR="00DB0EBF">
        <w:rPr>
          <w:rFonts w:ascii="Times New Roman" w:hAnsi="Times New Roman" w:cs="Times New Roman"/>
          <w:sz w:val="24"/>
          <w:szCs w:val="24"/>
        </w:rPr>
        <w:t xml:space="preserve">Health </w:t>
      </w:r>
      <w:r w:rsidR="00DB0EBF" w:rsidRPr="00934F5E">
        <w:rPr>
          <w:rFonts w:ascii="Times New Roman" w:hAnsi="Times New Roman" w:cs="Times New Roman"/>
          <w:sz w:val="24"/>
          <w:szCs w:val="24"/>
        </w:rPr>
        <w:t>articles</w:t>
      </w:r>
      <w:r w:rsidRPr="00934F5E">
        <w:rPr>
          <w:rFonts w:ascii="Times New Roman" w:hAnsi="Times New Roman" w:cs="Times New Roman"/>
          <w:sz w:val="24"/>
          <w:szCs w:val="24"/>
        </w:rPr>
        <w:t xml:space="preserve">. </w:t>
      </w:r>
      <w:r w:rsidR="000B085C">
        <w:rPr>
          <w:rFonts w:ascii="Times New Roman" w:hAnsi="Times New Roman" w:cs="Times New Roman"/>
          <w:sz w:val="24"/>
          <w:szCs w:val="24"/>
        </w:rPr>
        <w:t>V</w:t>
      </w:r>
      <w:r w:rsidRPr="00934F5E">
        <w:rPr>
          <w:rFonts w:ascii="Times New Roman" w:hAnsi="Times New Roman" w:cs="Times New Roman"/>
          <w:sz w:val="24"/>
          <w:szCs w:val="24"/>
        </w:rPr>
        <w:t xml:space="preserve">eterinary medical knowledge and the </w:t>
      </w:r>
      <w:r w:rsidR="000B085C" w:rsidRPr="00934F5E">
        <w:rPr>
          <w:rFonts w:ascii="Times New Roman" w:hAnsi="Times New Roman" w:cs="Times New Roman"/>
          <w:sz w:val="24"/>
          <w:szCs w:val="24"/>
        </w:rPr>
        <w:t xml:space="preserve">focus </w:t>
      </w:r>
      <w:r w:rsidR="000B085C">
        <w:rPr>
          <w:rFonts w:ascii="Times New Roman" w:hAnsi="Times New Roman" w:cs="Times New Roman"/>
          <w:sz w:val="24"/>
          <w:szCs w:val="24"/>
        </w:rPr>
        <w:t xml:space="preserve">of </w:t>
      </w:r>
      <w:r w:rsidR="00B82BF8">
        <w:rPr>
          <w:rFonts w:ascii="Times New Roman" w:hAnsi="Times New Roman" w:cs="Times New Roman"/>
          <w:sz w:val="24"/>
          <w:szCs w:val="24"/>
        </w:rPr>
        <w:t>One Health</w:t>
      </w:r>
      <w:r w:rsidRPr="00934F5E">
        <w:rPr>
          <w:rFonts w:ascii="Times New Roman" w:hAnsi="Times New Roman" w:cs="Times New Roman"/>
          <w:sz w:val="24"/>
          <w:szCs w:val="24"/>
        </w:rPr>
        <w:t xml:space="preserve"> on zoonotic disease prevention and control are related. However, </w:t>
      </w:r>
      <w:r w:rsidR="008653D6" w:rsidRPr="00934F5E">
        <w:rPr>
          <w:rFonts w:ascii="Times New Roman" w:hAnsi="Times New Roman" w:cs="Times New Roman"/>
          <w:sz w:val="24"/>
          <w:szCs w:val="24"/>
        </w:rPr>
        <w:t xml:space="preserve">it is </w:t>
      </w:r>
      <w:r w:rsidRPr="00934F5E">
        <w:rPr>
          <w:rFonts w:ascii="Times New Roman" w:hAnsi="Times New Roman" w:cs="Times New Roman"/>
          <w:sz w:val="24"/>
          <w:szCs w:val="24"/>
        </w:rPr>
        <w:t xml:space="preserve">crucial to note that all three approaches </w:t>
      </w:r>
      <w:r w:rsidR="008653D6" w:rsidRPr="00934F5E">
        <w:rPr>
          <w:rFonts w:ascii="Times New Roman" w:hAnsi="Times New Roman" w:cs="Times New Roman"/>
          <w:sz w:val="24"/>
          <w:szCs w:val="24"/>
        </w:rPr>
        <w:t xml:space="preserve">featured </w:t>
      </w:r>
      <w:del w:id="428" w:author="Byomkesh Talukder" w:date="2023-10-09T20:27:00Z">
        <w:r w:rsidR="008653D6" w:rsidRPr="0093512C" w:rsidDel="005025BC">
          <w:rPr>
            <w:rFonts w:ascii="Times New Roman" w:hAnsi="Times New Roman" w:cs="Times New Roman"/>
            <w:sz w:val="24"/>
            <w:szCs w:val="24"/>
            <w:highlight w:val="yellow"/>
            <w:rPrChange w:id="429" w:author="Byomkesh Talukder" w:date="2023-10-09T20:42:00Z">
              <w:rPr>
                <w:rFonts w:ascii="Times New Roman" w:hAnsi="Times New Roman" w:cs="Times New Roman"/>
                <w:sz w:val="24"/>
                <w:szCs w:val="24"/>
              </w:rPr>
            </w:rPrChange>
          </w:rPr>
          <w:delText>a great deal</w:delText>
        </w:r>
        <w:r w:rsidRPr="0093512C" w:rsidDel="005025BC">
          <w:rPr>
            <w:rFonts w:ascii="Times New Roman" w:hAnsi="Times New Roman" w:cs="Times New Roman"/>
            <w:sz w:val="24"/>
            <w:szCs w:val="24"/>
            <w:highlight w:val="yellow"/>
            <w:rPrChange w:id="430" w:author="Byomkesh Talukder" w:date="2023-10-09T20:42:00Z">
              <w:rPr>
                <w:rFonts w:ascii="Times New Roman" w:hAnsi="Times New Roman" w:cs="Times New Roman"/>
                <w:sz w:val="24"/>
                <w:szCs w:val="24"/>
              </w:rPr>
            </w:rPrChange>
          </w:rPr>
          <w:delText xml:space="preserve"> of</w:delText>
        </w:r>
      </w:del>
      <w:ins w:id="431" w:author="Byomkesh Talukder" w:date="2023-10-09T20:27:00Z">
        <w:r w:rsidR="005025BC" w:rsidRPr="0093512C">
          <w:rPr>
            <w:rFonts w:ascii="Times New Roman" w:hAnsi="Times New Roman" w:cs="Times New Roman"/>
            <w:sz w:val="24"/>
            <w:szCs w:val="24"/>
            <w:highlight w:val="yellow"/>
            <w:rPrChange w:id="432" w:author="Byomkesh Talukder" w:date="2023-10-09T20:42:00Z">
              <w:rPr>
                <w:rFonts w:ascii="Times New Roman" w:hAnsi="Times New Roman" w:cs="Times New Roman"/>
                <w:sz w:val="24"/>
                <w:szCs w:val="24"/>
              </w:rPr>
            </w:rPrChange>
          </w:rPr>
          <w:t>much</w:t>
        </w:r>
      </w:ins>
      <w:r w:rsidRPr="00934F5E">
        <w:rPr>
          <w:rFonts w:ascii="Times New Roman" w:hAnsi="Times New Roman" w:cs="Times New Roman"/>
          <w:sz w:val="24"/>
          <w:szCs w:val="24"/>
        </w:rPr>
        <w:t xml:space="preserve"> cross-disciplinary cooperation. This shows that scientists working across different sectors actively interact and advance knowledge in these areas.</w:t>
      </w:r>
    </w:p>
    <w:p w14:paraId="0F3EC3E1" w14:textId="62CD9D4D" w:rsidR="005E63AF" w:rsidRPr="00934F5E" w:rsidRDefault="008653D6"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Only 35% of</w:t>
      </w:r>
      <w:r w:rsidR="005E63AF" w:rsidRPr="00934F5E">
        <w:rPr>
          <w:rFonts w:ascii="Times New Roman" w:hAnsi="Times New Roman" w:cs="Times New Roman"/>
          <w:sz w:val="24"/>
          <w:szCs w:val="24"/>
        </w:rPr>
        <w:t xml:space="preserve"> worldwide collaboration</w:t>
      </w:r>
      <w:r w:rsidRPr="00934F5E">
        <w:rPr>
          <w:rFonts w:ascii="Times New Roman" w:hAnsi="Times New Roman" w:cs="Times New Roman"/>
          <w:sz w:val="24"/>
          <w:szCs w:val="24"/>
        </w:rPr>
        <w:t xml:space="preserve">s included </w:t>
      </w:r>
      <w:del w:id="433" w:author="Byomkesh Talukder" w:date="2023-10-09T20:27:00Z">
        <w:r w:rsidRPr="0093512C" w:rsidDel="005025BC">
          <w:rPr>
            <w:rFonts w:ascii="Times New Roman" w:hAnsi="Times New Roman" w:cs="Times New Roman"/>
            <w:sz w:val="24"/>
            <w:szCs w:val="24"/>
            <w:highlight w:val="yellow"/>
            <w:rPrChange w:id="434" w:author="Byomkesh Talukder" w:date="2023-10-09T20:42:00Z">
              <w:rPr>
                <w:rFonts w:ascii="Times New Roman" w:hAnsi="Times New Roman" w:cs="Times New Roman"/>
                <w:sz w:val="24"/>
                <w:szCs w:val="24"/>
              </w:rPr>
            </w:rPrChange>
          </w:rPr>
          <w:delText>researchers from the Global</w:delText>
        </w:r>
        <w:r w:rsidR="005E63AF" w:rsidRPr="0093512C" w:rsidDel="005025BC">
          <w:rPr>
            <w:rFonts w:ascii="Times New Roman" w:hAnsi="Times New Roman" w:cs="Times New Roman"/>
            <w:sz w:val="24"/>
            <w:szCs w:val="24"/>
            <w:highlight w:val="yellow"/>
            <w:rPrChange w:id="435" w:author="Byomkesh Talukder" w:date="2023-10-09T20:42:00Z">
              <w:rPr>
                <w:rFonts w:ascii="Times New Roman" w:hAnsi="Times New Roman" w:cs="Times New Roman"/>
                <w:sz w:val="24"/>
                <w:szCs w:val="24"/>
              </w:rPr>
            </w:rPrChange>
          </w:rPr>
          <w:delText xml:space="preserve"> North</w:delText>
        </w:r>
        <w:r w:rsidRPr="0093512C" w:rsidDel="005025BC">
          <w:rPr>
            <w:rFonts w:ascii="Times New Roman" w:hAnsi="Times New Roman" w:cs="Times New Roman"/>
            <w:sz w:val="24"/>
            <w:szCs w:val="24"/>
            <w:highlight w:val="yellow"/>
            <w:rPrChange w:id="436" w:author="Byomkesh Talukder" w:date="2023-10-09T20:42:00Z">
              <w:rPr>
                <w:rFonts w:ascii="Times New Roman" w:hAnsi="Times New Roman" w:cs="Times New Roman"/>
                <w:sz w:val="24"/>
                <w:szCs w:val="24"/>
              </w:rPr>
            </w:rPrChange>
          </w:rPr>
          <w:delText xml:space="preserve"> and </w:delText>
        </w:r>
        <w:r w:rsidR="005E63AF" w:rsidRPr="0093512C" w:rsidDel="005025BC">
          <w:rPr>
            <w:rFonts w:ascii="Times New Roman" w:hAnsi="Times New Roman" w:cs="Times New Roman"/>
            <w:sz w:val="24"/>
            <w:szCs w:val="24"/>
            <w:highlight w:val="yellow"/>
            <w:rPrChange w:id="437" w:author="Byomkesh Talukder" w:date="2023-10-09T20:42:00Z">
              <w:rPr>
                <w:rFonts w:ascii="Times New Roman" w:hAnsi="Times New Roman" w:cs="Times New Roman"/>
                <w:sz w:val="24"/>
                <w:szCs w:val="24"/>
              </w:rPr>
            </w:rPrChange>
          </w:rPr>
          <w:delText>South</w:delText>
        </w:r>
      </w:del>
      <w:ins w:id="438" w:author="Byomkesh Talukder" w:date="2023-10-09T20:27:00Z">
        <w:r w:rsidR="005025BC" w:rsidRPr="0093512C">
          <w:rPr>
            <w:rFonts w:ascii="Times New Roman" w:hAnsi="Times New Roman" w:cs="Times New Roman"/>
            <w:sz w:val="24"/>
            <w:szCs w:val="24"/>
            <w:highlight w:val="yellow"/>
            <w:rPrChange w:id="439" w:author="Byomkesh Talukder" w:date="2023-10-09T20:42:00Z">
              <w:rPr>
                <w:rFonts w:ascii="Times New Roman" w:hAnsi="Times New Roman" w:cs="Times New Roman"/>
                <w:sz w:val="24"/>
                <w:szCs w:val="24"/>
              </w:rPr>
            </w:rPrChange>
          </w:rPr>
          <w:t>Global North and South researchers</w:t>
        </w:r>
      </w:ins>
      <w:r w:rsidR="005E63AF" w:rsidRPr="0093512C">
        <w:rPr>
          <w:rFonts w:ascii="Times New Roman" w:hAnsi="Times New Roman" w:cs="Times New Roman"/>
          <w:sz w:val="24"/>
          <w:szCs w:val="24"/>
          <w:highlight w:val="yellow"/>
          <w:rPrChange w:id="440" w:author="Byomkesh Talukder" w:date="2023-10-09T20:42:00Z">
            <w:rPr>
              <w:rFonts w:ascii="Times New Roman" w:hAnsi="Times New Roman" w:cs="Times New Roman"/>
              <w:sz w:val="24"/>
              <w:szCs w:val="24"/>
            </w:rPr>
          </w:rPrChange>
        </w:rPr>
        <w:t xml:space="preserve">, with </w:t>
      </w:r>
      <w:r w:rsidR="00B82BF8" w:rsidRPr="0093512C">
        <w:rPr>
          <w:rFonts w:ascii="Times New Roman" w:hAnsi="Times New Roman" w:cs="Times New Roman"/>
          <w:sz w:val="24"/>
          <w:szCs w:val="24"/>
          <w:highlight w:val="yellow"/>
          <w:rPrChange w:id="441" w:author="Byomkesh Talukder" w:date="2023-10-09T20:42:00Z">
            <w:rPr>
              <w:rFonts w:ascii="Times New Roman" w:hAnsi="Times New Roman" w:cs="Times New Roman"/>
              <w:sz w:val="24"/>
              <w:szCs w:val="24"/>
            </w:rPr>
          </w:rPrChange>
        </w:rPr>
        <w:t>One Health</w:t>
      </w:r>
      <w:r w:rsidR="005E63AF" w:rsidRPr="0093512C">
        <w:rPr>
          <w:rFonts w:ascii="Times New Roman" w:hAnsi="Times New Roman" w:cs="Times New Roman"/>
          <w:sz w:val="24"/>
          <w:szCs w:val="24"/>
          <w:highlight w:val="yellow"/>
          <w:rPrChange w:id="442" w:author="Byomkesh Talukder" w:date="2023-10-09T20:42:00Z">
            <w:rPr>
              <w:rFonts w:ascii="Times New Roman" w:hAnsi="Times New Roman" w:cs="Times New Roman"/>
              <w:sz w:val="24"/>
              <w:szCs w:val="24"/>
            </w:rPr>
          </w:rPrChange>
        </w:rPr>
        <w:t xml:space="preserve"> showing the highest level of cooperation. </w:t>
      </w:r>
      <w:del w:id="443" w:author="Byomkesh Talukder" w:date="2023-10-09T20:27:00Z">
        <w:r w:rsidR="005E63AF" w:rsidRPr="0093512C" w:rsidDel="005025BC">
          <w:rPr>
            <w:rFonts w:ascii="Times New Roman" w:hAnsi="Times New Roman" w:cs="Times New Roman"/>
            <w:sz w:val="24"/>
            <w:szCs w:val="24"/>
            <w:highlight w:val="yellow"/>
            <w:rPrChange w:id="444" w:author="Byomkesh Talukder" w:date="2023-10-09T20:42:00Z">
              <w:rPr>
                <w:rFonts w:ascii="Times New Roman" w:hAnsi="Times New Roman" w:cs="Times New Roman"/>
                <w:sz w:val="24"/>
                <w:szCs w:val="24"/>
              </w:rPr>
            </w:rPrChange>
          </w:rPr>
          <w:delText xml:space="preserve">To promote a more balanced and inclusive approach to solving global health concerns, </w:delText>
        </w:r>
        <w:r w:rsidRPr="0093512C" w:rsidDel="005025BC">
          <w:rPr>
            <w:rFonts w:ascii="Times New Roman" w:hAnsi="Times New Roman" w:cs="Times New Roman"/>
            <w:sz w:val="24"/>
            <w:szCs w:val="24"/>
            <w:highlight w:val="yellow"/>
            <w:rPrChange w:id="445" w:author="Byomkesh Talukder" w:date="2023-10-09T20:42:00Z">
              <w:rPr>
                <w:rFonts w:ascii="Times New Roman" w:hAnsi="Times New Roman" w:cs="Times New Roman"/>
                <w:sz w:val="24"/>
                <w:szCs w:val="24"/>
              </w:rPr>
            </w:rPrChange>
          </w:rPr>
          <w:delText>more</w:delText>
        </w:r>
        <w:r w:rsidR="005E63AF" w:rsidRPr="0093512C" w:rsidDel="005025BC">
          <w:rPr>
            <w:rFonts w:ascii="Times New Roman" w:hAnsi="Times New Roman" w:cs="Times New Roman"/>
            <w:sz w:val="24"/>
            <w:szCs w:val="24"/>
            <w:highlight w:val="yellow"/>
            <w:rPrChange w:id="446" w:author="Byomkesh Talukder" w:date="2023-10-09T20:42:00Z">
              <w:rPr>
                <w:rFonts w:ascii="Times New Roman" w:hAnsi="Times New Roman" w:cs="Times New Roman"/>
                <w:sz w:val="24"/>
                <w:szCs w:val="24"/>
              </w:rPr>
            </w:rPrChange>
          </w:rPr>
          <w:delText xml:space="preserve"> collaboration between academics from various geographic locations</w:delText>
        </w:r>
        <w:r w:rsidRPr="0093512C" w:rsidDel="005025BC">
          <w:rPr>
            <w:rFonts w:ascii="Times New Roman" w:hAnsi="Times New Roman" w:cs="Times New Roman"/>
            <w:sz w:val="24"/>
            <w:szCs w:val="24"/>
            <w:highlight w:val="yellow"/>
            <w:rPrChange w:id="447" w:author="Byomkesh Talukder" w:date="2023-10-09T20:42:00Z">
              <w:rPr>
                <w:rFonts w:ascii="Times New Roman" w:hAnsi="Times New Roman" w:cs="Times New Roman"/>
                <w:sz w:val="24"/>
                <w:szCs w:val="24"/>
              </w:rPr>
            </w:rPrChange>
          </w:rPr>
          <w:delText xml:space="preserve"> is needed</w:delText>
        </w:r>
      </w:del>
      <w:ins w:id="448" w:author="Byomkesh Talukder" w:date="2023-10-09T20:27:00Z">
        <w:r w:rsidR="005025BC" w:rsidRPr="0093512C">
          <w:rPr>
            <w:rFonts w:ascii="Times New Roman" w:hAnsi="Times New Roman" w:cs="Times New Roman"/>
            <w:sz w:val="24"/>
            <w:szCs w:val="24"/>
            <w:highlight w:val="yellow"/>
            <w:rPrChange w:id="449" w:author="Byomkesh Talukder" w:date="2023-10-09T20:42:00Z">
              <w:rPr>
                <w:rFonts w:ascii="Times New Roman" w:hAnsi="Times New Roman" w:cs="Times New Roman"/>
                <w:sz w:val="24"/>
                <w:szCs w:val="24"/>
              </w:rPr>
            </w:rPrChange>
          </w:rPr>
          <w:t>More collaboration between academics from various geographic locations is needed to promote a more balanced and inclusive approach to solving global health concerns</w:t>
        </w:r>
      </w:ins>
      <w:r w:rsidR="005E63AF" w:rsidRPr="00934F5E">
        <w:rPr>
          <w:rFonts w:ascii="Times New Roman" w:hAnsi="Times New Roman" w:cs="Times New Roman"/>
          <w:sz w:val="24"/>
          <w:szCs w:val="24"/>
        </w:rPr>
        <w:t xml:space="preserve">, </w:t>
      </w:r>
      <w:r w:rsidR="000B085C">
        <w:rPr>
          <w:rFonts w:ascii="Times New Roman" w:hAnsi="Times New Roman" w:cs="Times New Roman"/>
          <w:sz w:val="24"/>
          <w:szCs w:val="24"/>
        </w:rPr>
        <w:t>especially</w:t>
      </w:r>
      <w:r w:rsidR="000B085C" w:rsidRPr="00934F5E">
        <w:rPr>
          <w:rFonts w:ascii="Times New Roman" w:hAnsi="Times New Roman" w:cs="Times New Roman"/>
          <w:sz w:val="24"/>
          <w:szCs w:val="24"/>
        </w:rPr>
        <w:t xml:space="preserve"> </w:t>
      </w:r>
      <w:r w:rsidR="005E63AF" w:rsidRPr="00934F5E">
        <w:rPr>
          <w:rFonts w:ascii="Times New Roman" w:hAnsi="Times New Roman" w:cs="Times New Roman"/>
          <w:sz w:val="24"/>
          <w:szCs w:val="24"/>
        </w:rPr>
        <w:t xml:space="preserve">between </w:t>
      </w:r>
      <w:r w:rsidR="000B085C">
        <w:rPr>
          <w:rFonts w:ascii="Times New Roman" w:hAnsi="Times New Roman" w:cs="Times New Roman"/>
          <w:sz w:val="24"/>
          <w:szCs w:val="24"/>
        </w:rPr>
        <w:t xml:space="preserve">researchers from </w:t>
      </w:r>
      <w:r w:rsidR="005E63AF" w:rsidRPr="00934F5E">
        <w:rPr>
          <w:rFonts w:ascii="Times New Roman" w:hAnsi="Times New Roman" w:cs="Times New Roman"/>
          <w:sz w:val="24"/>
          <w:szCs w:val="24"/>
        </w:rPr>
        <w:t xml:space="preserve">the global North and South. The proportion of studies independently led by the </w:t>
      </w:r>
      <w:r w:rsidRPr="00934F5E">
        <w:rPr>
          <w:rFonts w:ascii="Times New Roman" w:hAnsi="Times New Roman" w:cs="Times New Roman"/>
          <w:sz w:val="24"/>
          <w:szCs w:val="24"/>
        </w:rPr>
        <w:t xml:space="preserve">Global </w:t>
      </w:r>
      <w:r w:rsidR="005E63AF" w:rsidRPr="00934F5E">
        <w:rPr>
          <w:rFonts w:ascii="Times New Roman" w:hAnsi="Times New Roman" w:cs="Times New Roman"/>
          <w:sz w:val="24"/>
          <w:szCs w:val="24"/>
        </w:rPr>
        <w:t xml:space="preserve">North as opposed to the </w:t>
      </w:r>
      <w:r w:rsidRPr="00934F5E">
        <w:rPr>
          <w:rFonts w:ascii="Times New Roman" w:hAnsi="Times New Roman" w:cs="Times New Roman"/>
          <w:sz w:val="24"/>
          <w:szCs w:val="24"/>
        </w:rPr>
        <w:t xml:space="preserve">Global </w:t>
      </w:r>
      <w:r w:rsidR="005E63AF" w:rsidRPr="00934F5E">
        <w:rPr>
          <w:rFonts w:ascii="Times New Roman" w:hAnsi="Times New Roman" w:cs="Times New Roman"/>
          <w:sz w:val="24"/>
          <w:szCs w:val="24"/>
        </w:rPr>
        <w:t>South also differed noticeably. This disparity raises the possibility of an imbalance in research</w:t>
      </w:r>
      <w:del w:id="450" w:author="Byomkesh Talukder" w:date="2023-10-09T20:27:00Z">
        <w:r w:rsidRPr="00934F5E" w:rsidDel="005025BC">
          <w:rPr>
            <w:rFonts w:ascii="Times New Roman" w:hAnsi="Times New Roman" w:cs="Times New Roman"/>
            <w:sz w:val="24"/>
            <w:szCs w:val="24"/>
          </w:rPr>
          <w:delText xml:space="preserve"> </w:delText>
        </w:r>
        <w:r w:rsidRPr="0093512C" w:rsidDel="005025BC">
          <w:rPr>
            <w:rFonts w:ascii="Times New Roman" w:hAnsi="Times New Roman" w:cs="Times New Roman"/>
            <w:sz w:val="24"/>
            <w:szCs w:val="24"/>
            <w:highlight w:val="yellow"/>
            <w:rPrChange w:id="451" w:author="Byomkesh Talukder" w:date="2023-10-09T20:42:00Z">
              <w:rPr>
                <w:rFonts w:ascii="Times New Roman" w:hAnsi="Times New Roman" w:cs="Times New Roman"/>
                <w:sz w:val="24"/>
                <w:szCs w:val="24"/>
              </w:rPr>
            </w:rPrChange>
          </w:rPr>
          <w:delText>and underscores</w:delText>
        </w:r>
      </w:del>
      <w:ins w:id="452" w:author="Byomkesh Talukder" w:date="2023-10-09T20:27:00Z">
        <w:r w:rsidR="005025BC" w:rsidRPr="0093512C">
          <w:rPr>
            <w:rFonts w:ascii="Times New Roman" w:hAnsi="Times New Roman" w:cs="Times New Roman"/>
            <w:sz w:val="24"/>
            <w:szCs w:val="24"/>
            <w:highlight w:val="yellow"/>
            <w:rPrChange w:id="453" w:author="Byomkesh Talukder" w:date="2023-10-09T20:42:00Z">
              <w:rPr>
                <w:rFonts w:ascii="Times New Roman" w:hAnsi="Times New Roman" w:cs="Times New Roman"/>
                <w:sz w:val="24"/>
                <w:szCs w:val="24"/>
              </w:rPr>
            </w:rPrChange>
          </w:rPr>
          <w:t>. It underscores</w:t>
        </w:r>
      </w:ins>
      <w:r w:rsidR="005E63AF" w:rsidRPr="00934F5E">
        <w:rPr>
          <w:rFonts w:ascii="Times New Roman" w:hAnsi="Times New Roman" w:cs="Times New Roman"/>
          <w:sz w:val="24"/>
          <w:szCs w:val="24"/>
        </w:rPr>
        <w:t xml:space="preserve"> the need for more participation and leadership from the </w:t>
      </w:r>
      <w:r w:rsidRPr="00934F5E">
        <w:rPr>
          <w:rFonts w:ascii="Times New Roman" w:hAnsi="Times New Roman" w:cs="Times New Roman"/>
          <w:sz w:val="24"/>
          <w:szCs w:val="24"/>
        </w:rPr>
        <w:t xml:space="preserve">Global </w:t>
      </w:r>
      <w:r w:rsidR="005E63AF" w:rsidRPr="00934F5E">
        <w:rPr>
          <w:rFonts w:ascii="Times New Roman" w:hAnsi="Times New Roman" w:cs="Times New Roman"/>
          <w:sz w:val="24"/>
          <w:szCs w:val="24"/>
        </w:rPr>
        <w:t>South in setting the research agenda and addressing regional health issues. All three concepts showed evidence of cooperation. This indicates that researchers from diverse disciplines are actively collaborating and contributing to the understanding and advancement of these fields.</w:t>
      </w:r>
    </w:p>
    <w:p w14:paraId="50F9A2DA" w14:textId="5EB69FC4" w:rsidR="00F5649F" w:rsidRPr="00934F5E" w:rsidRDefault="00BE7D9D"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It</w:t>
      </w:r>
      <w:r w:rsidR="005E63AF" w:rsidRPr="00934F5E">
        <w:rPr>
          <w:rFonts w:ascii="Times New Roman" w:hAnsi="Times New Roman" w:cs="Times New Roman"/>
          <w:sz w:val="24"/>
          <w:szCs w:val="24"/>
        </w:rPr>
        <w:t xml:space="preserve"> is exciting to see the broad global applicability</w:t>
      </w:r>
      <w:r w:rsidR="0078509F" w:rsidRPr="0078509F">
        <w:rPr>
          <w:rFonts w:ascii="Times New Roman" w:hAnsi="Times New Roman" w:cs="Times New Roman"/>
          <w:sz w:val="24"/>
          <w:szCs w:val="24"/>
        </w:rPr>
        <w:t xml:space="preserve"> </w:t>
      </w:r>
      <w:r w:rsidR="0078509F">
        <w:rPr>
          <w:rFonts w:ascii="Times New Roman" w:hAnsi="Times New Roman" w:cs="Times New Roman"/>
          <w:sz w:val="24"/>
          <w:szCs w:val="24"/>
        </w:rPr>
        <w:t xml:space="preserve">of the </w:t>
      </w:r>
      <w:r w:rsidR="0078509F" w:rsidRPr="00934F5E">
        <w:rPr>
          <w:rFonts w:ascii="Times New Roman" w:hAnsi="Times New Roman" w:cs="Times New Roman"/>
          <w:sz w:val="24"/>
          <w:szCs w:val="24"/>
        </w:rPr>
        <w:t>three concepts</w:t>
      </w:r>
      <w:r w:rsidR="005E63AF" w:rsidRPr="00934F5E">
        <w:rPr>
          <w:rFonts w:ascii="Times New Roman" w:hAnsi="Times New Roman" w:cs="Times New Roman"/>
          <w:sz w:val="24"/>
          <w:szCs w:val="24"/>
        </w:rPr>
        <w:t xml:space="preserve">, as </w:t>
      </w:r>
      <w:r w:rsidRPr="00934F5E">
        <w:rPr>
          <w:rFonts w:ascii="Times New Roman" w:hAnsi="Times New Roman" w:cs="Times New Roman"/>
          <w:sz w:val="24"/>
          <w:szCs w:val="24"/>
        </w:rPr>
        <w:t>reflected by</w:t>
      </w:r>
      <w:r w:rsidR="005E63AF" w:rsidRPr="00934F5E">
        <w:rPr>
          <w:rFonts w:ascii="Times New Roman" w:hAnsi="Times New Roman" w:cs="Times New Roman"/>
          <w:sz w:val="24"/>
          <w:szCs w:val="24"/>
        </w:rPr>
        <w:t xml:space="preserve"> the authors</w:t>
      </w:r>
      <w:r w:rsidR="00114FD8" w:rsidRPr="00934F5E">
        <w:rPr>
          <w:rFonts w:ascii="Times New Roman" w:hAnsi="Times New Roman" w:cs="Times New Roman"/>
          <w:sz w:val="24"/>
          <w:szCs w:val="24"/>
        </w:rPr>
        <w:t>’</w:t>
      </w:r>
      <w:r w:rsidR="005E63AF" w:rsidRPr="00934F5E">
        <w:rPr>
          <w:rFonts w:ascii="Times New Roman" w:hAnsi="Times New Roman" w:cs="Times New Roman"/>
          <w:sz w:val="24"/>
          <w:szCs w:val="24"/>
        </w:rPr>
        <w:t xml:space="preserve"> localities. This result indicates that researchers and practitioners from </w:t>
      </w:r>
      <w:r w:rsidRPr="00934F5E">
        <w:rPr>
          <w:rFonts w:ascii="Times New Roman" w:hAnsi="Times New Roman" w:cs="Times New Roman"/>
          <w:sz w:val="24"/>
          <w:szCs w:val="24"/>
        </w:rPr>
        <w:t xml:space="preserve">various </w:t>
      </w:r>
      <w:r w:rsidR="005E63AF" w:rsidRPr="00934F5E">
        <w:rPr>
          <w:rFonts w:ascii="Times New Roman" w:hAnsi="Times New Roman" w:cs="Times New Roman"/>
          <w:sz w:val="24"/>
          <w:szCs w:val="24"/>
        </w:rPr>
        <w:t xml:space="preserve">world regions </w:t>
      </w:r>
      <w:del w:id="454" w:author="Byomkesh Talukder" w:date="2023-10-09T20:27:00Z">
        <w:r w:rsidRPr="0093512C" w:rsidDel="005025BC">
          <w:rPr>
            <w:rFonts w:ascii="Times New Roman" w:hAnsi="Times New Roman" w:cs="Times New Roman"/>
            <w:sz w:val="24"/>
            <w:szCs w:val="24"/>
            <w:highlight w:val="yellow"/>
            <w:rPrChange w:id="455" w:author="Byomkesh Talukder" w:date="2023-10-09T20:42:00Z">
              <w:rPr>
                <w:rFonts w:ascii="Times New Roman" w:hAnsi="Times New Roman" w:cs="Times New Roman"/>
                <w:sz w:val="24"/>
                <w:szCs w:val="24"/>
              </w:rPr>
            </w:rPrChange>
          </w:rPr>
          <w:delText xml:space="preserve">are </w:delText>
        </w:r>
        <w:r w:rsidR="005E63AF" w:rsidRPr="0093512C" w:rsidDel="005025BC">
          <w:rPr>
            <w:rFonts w:ascii="Times New Roman" w:hAnsi="Times New Roman" w:cs="Times New Roman"/>
            <w:sz w:val="24"/>
            <w:szCs w:val="24"/>
            <w:highlight w:val="yellow"/>
            <w:rPrChange w:id="456" w:author="Byomkesh Talukder" w:date="2023-10-09T20:42:00Z">
              <w:rPr>
                <w:rFonts w:ascii="Times New Roman" w:hAnsi="Times New Roman" w:cs="Times New Roman"/>
                <w:sz w:val="24"/>
                <w:szCs w:val="24"/>
              </w:rPr>
            </w:rPrChange>
          </w:rPr>
          <w:delText xml:space="preserve">actively </w:delText>
        </w:r>
        <w:r w:rsidRPr="0093512C" w:rsidDel="005025BC">
          <w:rPr>
            <w:rFonts w:ascii="Times New Roman" w:hAnsi="Times New Roman" w:cs="Times New Roman"/>
            <w:sz w:val="24"/>
            <w:szCs w:val="24"/>
            <w:highlight w:val="yellow"/>
            <w:rPrChange w:id="457" w:author="Byomkesh Talukder" w:date="2023-10-09T20:42:00Z">
              <w:rPr>
                <w:rFonts w:ascii="Times New Roman" w:hAnsi="Times New Roman" w:cs="Times New Roman"/>
                <w:sz w:val="24"/>
                <w:szCs w:val="24"/>
              </w:rPr>
            </w:rPrChange>
          </w:rPr>
          <w:delText>advancing</w:delText>
        </w:r>
      </w:del>
      <w:ins w:id="458" w:author="Byomkesh Talukder" w:date="2023-10-09T20:27:00Z">
        <w:r w:rsidR="005025BC" w:rsidRPr="0093512C">
          <w:rPr>
            <w:rFonts w:ascii="Times New Roman" w:hAnsi="Times New Roman" w:cs="Times New Roman"/>
            <w:sz w:val="24"/>
            <w:szCs w:val="24"/>
            <w:highlight w:val="yellow"/>
            <w:rPrChange w:id="459" w:author="Byomkesh Talukder" w:date="2023-10-09T20:42:00Z">
              <w:rPr>
                <w:rFonts w:ascii="Times New Roman" w:hAnsi="Times New Roman" w:cs="Times New Roman"/>
                <w:sz w:val="24"/>
                <w:szCs w:val="24"/>
              </w:rPr>
            </w:rPrChange>
          </w:rPr>
          <w:t>actively advance</w:t>
        </w:r>
      </w:ins>
      <w:r w:rsidRPr="00934F5E">
        <w:rPr>
          <w:rFonts w:ascii="Times New Roman" w:hAnsi="Times New Roman" w:cs="Times New Roman"/>
          <w:sz w:val="24"/>
          <w:szCs w:val="24"/>
        </w:rPr>
        <w:t xml:space="preserve"> </w:t>
      </w:r>
      <w:r w:rsidR="00B82BF8">
        <w:rPr>
          <w:rFonts w:ascii="Times New Roman" w:hAnsi="Times New Roman" w:cs="Times New Roman"/>
          <w:sz w:val="24"/>
          <w:szCs w:val="24"/>
        </w:rPr>
        <w:t>One Health</w:t>
      </w:r>
      <w:r w:rsidR="005E63AF" w:rsidRPr="00934F5E">
        <w:rPr>
          <w:rFonts w:ascii="Times New Roman" w:hAnsi="Times New Roman" w:cs="Times New Roman"/>
          <w:sz w:val="24"/>
          <w:szCs w:val="24"/>
        </w:rPr>
        <w:t xml:space="preserve">, </w:t>
      </w:r>
      <w:proofErr w:type="spellStart"/>
      <w:r w:rsidR="00B82BF8">
        <w:rPr>
          <w:rFonts w:ascii="Times New Roman" w:hAnsi="Times New Roman" w:cs="Times New Roman"/>
          <w:color w:val="000000" w:themeColor="text1"/>
          <w:sz w:val="24"/>
          <w:szCs w:val="24"/>
        </w:rPr>
        <w:t>EcoHealth</w:t>
      </w:r>
      <w:proofErr w:type="spellEnd"/>
      <w:r w:rsidR="005E63AF" w:rsidRPr="00934F5E">
        <w:rPr>
          <w:rFonts w:ascii="Times New Roman" w:hAnsi="Times New Roman" w:cs="Times New Roman"/>
          <w:sz w:val="24"/>
          <w:szCs w:val="24"/>
        </w:rPr>
        <w:t xml:space="preserve">, and </w:t>
      </w:r>
      <w:r w:rsidR="0078509F">
        <w:rPr>
          <w:rFonts w:ascii="Times New Roman" w:hAnsi="Times New Roman" w:cs="Times New Roman"/>
          <w:sz w:val="24"/>
          <w:szCs w:val="24"/>
        </w:rPr>
        <w:t>Planetary Health</w:t>
      </w:r>
      <w:r w:rsidR="0078509F" w:rsidRPr="00934F5E">
        <w:rPr>
          <w:rFonts w:ascii="Times New Roman" w:hAnsi="Times New Roman" w:cs="Times New Roman"/>
          <w:sz w:val="24"/>
          <w:szCs w:val="24"/>
        </w:rPr>
        <w:t xml:space="preserve"> </w:t>
      </w:r>
      <w:r w:rsidR="005E63AF" w:rsidRPr="00934F5E">
        <w:rPr>
          <w:rFonts w:ascii="Times New Roman" w:hAnsi="Times New Roman" w:cs="Times New Roman"/>
          <w:sz w:val="24"/>
          <w:szCs w:val="24"/>
        </w:rPr>
        <w:t xml:space="preserve">knowledge and practice. These ideas are applicable in various situations due to their worldwide reach, which also emphasizes the joint efforts </w:t>
      </w:r>
      <w:del w:id="460" w:author="Byomkesh Talukder" w:date="2023-10-09T20:28:00Z">
        <w:r w:rsidR="005E63AF" w:rsidRPr="0093512C" w:rsidDel="005025BC">
          <w:rPr>
            <w:rFonts w:ascii="Times New Roman" w:hAnsi="Times New Roman" w:cs="Times New Roman"/>
            <w:sz w:val="24"/>
            <w:szCs w:val="24"/>
            <w:highlight w:val="yellow"/>
            <w:rPrChange w:id="461" w:author="Byomkesh Talukder" w:date="2023-10-09T20:42:00Z">
              <w:rPr>
                <w:rFonts w:ascii="Times New Roman" w:hAnsi="Times New Roman" w:cs="Times New Roman"/>
                <w:sz w:val="24"/>
                <w:szCs w:val="24"/>
              </w:rPr>
            </w:rPrChange>
          </w:rPr>
          <w:delText>being made</w:delText>
        </w:r>
        <w:r w:rsidR="005E63AF" w:rsidRPr="00934F5E" w:rsidDel="005025BC">
          <w:rPr>
            <w:rFonts w:ascii="Times New Roman" w:hAnsi="Times New Roman" w:cs="Times New Roman"/>
            <w:sz w:val="24"/>
            <w:szCs w:val="24"/>
          </w:rPr>
          <w:delText xml:space="preserve"> </w:delText>
        </w:r>
      </w:del>
      <w:r w:rsidR="005E63AF" w:rsidRPr="00934F5E">
        <w:rPr>
          <w:rFonts w:ascii="Times New Roman" w:hAnsi="Times New Roman" w:cs="Times New Roman"/>
          <w:sz w:val="24"/>
          <w:szCs w:val="24"/>
        </w:rPr>
        <w:t>to address the intricate relationships between human health, environmental health, and ecosystem well-being.</w:t>
      </w:r>
    </w:p>
    <w:p w14:paraId="208E9D8C" w14:textId="11165C8F" w:rsidR="0023611D" w:rsidRPr="00934F5E" w:rsidRDefault="00B82BF8" w:rsidP="00AF360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Planetary Health </w:t>
      </w:r>
      <w:r w:rsidRPr="00934F5E">
        <w:rPr>
          <w:rFonts w:ascii="Times New Roman" w:hAnsi="Times New Roman" w:cs="Times New Roman"/>
          <w:sz w:val="24"/>
          <w:szCs w:val="24"/>
        </w:rPr>
        <w:t>is</w:t>
      </w:r>
      <w:r w:rsidR="0023611D" w:rsidRPr="00934F5E">
        <w:rPr>
          <w:rFonts w:ascii="Times New Roman" w:hAnsi="Times New Roman" w:cs="Times New Roman"/>
          <w:sz w:val="24"/>
          <w:szCs w:val="24"/>
        </w:rPr>
        <w:t xml:space="preserve"> distinguished by its focus on the interdependent health of human civilization and the natural systems that support it. It emphasizes the role of climate change, biodiversity loss, and environmental degradation on human health, calling for a systemic approach to address global health challenges. </w:t>
      </w:r>
      <w:r>
        <w:rPr>
          <w:rFonts w:ascii="Times New Roman" w:hAnsi="Times New Roman" w:cs="Times New Roman"/>
          <w:sz w:val="24"/>
          <w:szCs w:val="24"/>
        </w:rPr>
        <w:t>One Health</w:t>
      </w:r>
      <w:r w:rsidR="0023611D" w:rsidRPr="00934F5E">
        <w:rPr>
          <w:rFonts w:ascii="Times New Roman" w:hAnsi="Times New Roman" w:cs="Times New Roman"/>
          <w:sz w:val="24"/>
          <w:szCs w:val="24"/>
        </w:rPr>
        <w:t xml:space="preserve"> recognizes the interconnectedness of human, animal, and e</w:t>
      </w:r>
      <w:r w:rsidR="005E63AF" w:rsidRPr="00934F5E">
        <w:rPr>
          <w:rFonts w:ascii="Times New Roman" w:hAnsi="Times New Roman" w:cs="Times New Roman"/>
          <w:sz w:val="24"/>
          <w:szCs w:val="24"/>
        </w:rPr>
        <w:t>cologic</w:t>
      </w:r>
      <w:r w:rsidR="0023611D" w:rsidRPr="00934F5E">
        <w:rPr>
          <w:rFonts w:ascii="Times New Roman" w:hAnsi="Times New Roman" w:cs="Times New Roman"/>
          <w:sz w:val="24"/>
          <w:szCs w:val="24"/>
        </w:rPr>
        <w:t xml:space="preserve">al </w:t>
      </w:r>
      <w:r w:rsidR="0023611D" w:rsidRPr="0093512C">
        <w:rPr>
          <w:rFonts w:ascii="Times New Roman" w:hAnsi="Times New Roman" w:cs="Times New Roman"/>
          <w:sz w:val="24"/>
          <w:szCs w:val="24"/>
          <w:highlight w:val="yellow"/>
        </w:rPr>
        <w:t>health</w:t>
      </w:r>
      <w:del w:id="462" w:author="Byomkesh Talukder" w:date="2023-10-09T20:28:00Z">
        <w:r w:rsidR="0023611D" w:rsidRPr="0093512C" w:rsidDel="005025BC">
          <w:rPr>
            <w:rFonts w:ascii="Times New Roman" w:hAnsi="Times New Roman" w:cs="Times New Roman"/>
            <w:sz w:val="24"/>
            <w:szCs w:val="24"/>
            <w:highlight w:val="yellow"/>
          </w:rPr>
          <w:delText xml:space="preserve"> and promotes</w:delText>
        </w:r>
      </w:del>
      <w:ins w:id="463" w:author="Byomkesh Talukder" w:date="2023-10-09T20:28:00Z">
        <w:r w:rsidR="005025BC" w:rsidRPr="0093512C">
          <w:rPr>
            <w:rFonts w:ascii="Times New Roman" w:hAnsi="Times New Roman" w:cs="Times New Roman"/>
            <w:sz w:val="24"/>
            <w:szCs w:val="24"/>
            <w:highlight w:val="yellow"/>
          </w:rPr>
          <w:t>. It promotes</w:t>
        </w:r>
      </w:ins>
      <w:r w:rsidR="0023611D" w:rsidRPr="00934F5E">
        <w:rPr>
          <w:rFonts w:ascii="Times New Roman" w:hAnsi="Times New Roman" w:cs="Times New Roman"/>
          <w:sz w:val="24"/>
          <w:szCs w:val="24"/>
        </w:rPr>
        <w:t xml:space="preserve"> collaboration among multiple disciplines</w:t>
      </w:r>
      <w:r w:rsidR="00CA41DD">
        <w:rPr>
          <w:rFonts w:ascii="Times New Roman" w:hAnsi="Times New Roman" w:cs="Times New Roman"/>
          <w:sz w:val="24"/>
          <w:szCs w:val="24"/>
        </w:rPr>
        <w:t xml:space="preserve"> </w:t>
      </w:r>
      <w:del w:id="464" w:author="Byomkesh Talukder" w:date="2023-10-09T20:28:00Z">
        <w:r w:rsidR="00CA41DD" w:rsidRPr="0093512C" w:rsidDel="005025BC">
          <w:rPr>
            <w:rFonts w:ascii="Times New Roman" w:hAnsi="Times New Roman" w:cs="Times New Roman"/>
            <w:sz w:val="24"/>
            <w:szCs w:val="24"/>
            <w:highlight w:val="yellow"/>
            <w:rPrChange w:id="465" w:author="Byomkesh Talukder" w:date="2023-10-09T20:43:00Z">
              <w:rPr>
                <w:rFonts w:ascii="Times New Roman" w:hAnsi="Times New Roman" w:cs="Times New Roman"/>
                <w:sz w:val="24"/>
                <w:szCs w:val="24"/>
              </w:rPr>
            </w:rPrChange>
          </w:rPr>
          <w:delText>with a focus</w:delText>
        </w:r>
      </w:del>
      <w:ins w:id="466" w:author="Byomkesh Talukder" w:date="2023-10-09T20:28:00Z">
        <w:r w:rsidR="005025BC" w:rsidRPr="0093512C">
          <w:rPr>
            <w:rFonts w:ascii="Times New Roman" w:hAnsi="Times New Roman" w:cs="Times New Roman"/>
            <w:sz w:val="24"/>
            <w:szCs w:val="24"/>
            <w:highlight w:val="yellow"/>
            <w:rPrChange w:id="467" w:author="Byomkesh Talukder" w:date="2023-10-09T20:43:00Z">
              <w:rPr>
                <w:rFonts w:ascii="Times New Roman" w:hAnsi="Times New Roman" w:cs="Times New Roman"/>
                <w:sz w:val="24"/>
                <w:szCs w:val="24"/>
              </w:rPr>
            </w:rPrChange>
          </w:rPr>
          <w:t>focusing</w:t>
        </w:r>
      </w:ins>
      <w:r w:rsidR="00CA41DD">
        <w:rPr>
          <w:rFonts w:ascii="Times New Roman" w:hAnsi="Times New Roman" w:cs="Times New Roman"/>
          <w:sz w:val="24"/>
          <w:szCs w:val="24"/>
        </w:rPr>
        <w:t xml:space="preserve"> on</w:t>
      </w:r>
      <w:r w:rsidR="0023611D" w:rsidRPr="00934F5E">
        <w:rPr>
          <w:rFonts w:ascii="Times New Roman" w:hAnsi="Times New Roman" w:cs="Times New Roman"/>
          <w:sz w:val="24"/>
          <w:szCs w:val="24"/>
        </w:rPr>
        <w:t xml:space="preserve"> integrated surveillance, research, and policy to address shared health threats between humans and animals. </w:t>
      </w:r>
      <w:r w:rsidR="005E63AF" w:rsidRPr="00934F5E">
        <w:rPr>
          <w:rFonts w:ascii="Times New Roman" w:hAnsi="Times New Roman" w:cs="Times New Roman"/>
          <w:sz w:val="24"/>
          <w:szCs w:val="24"/>
        </w:rPr>
        <w:t xml:space="preserve">On the other hand, </w:t>
      </w:r>
      <w:proofErr w:type="spellStart"/>
      <w:r>
        <w:rPr>
          <w:rFonts w:ascii="Times New Roman" w:hAnsi="Times New Roman" w:cs="Times New Roman"/>
          <w:color w:val="000000" w:themeColor="text1"/>
          <w:sz w:val="24"/>
          <w:szCs w:val="24"/>
        </w:rPr>
        <w:t>EcoHealth</w:t>
      </w:r>
      <w:proofErr w:type="spellEnd"/>
      <w:r w:rsidR="005E63AF" w:rsidRPr="00934F5E">
        <w:rPr>
          <w:rFonts w:ascii="Times New Roman" w:hAnsi="Times New Roman" w:cs="Times New Roman"/>
          <w:sz w:val="24"/>
          <w:szCs w:val="24"/>
        </w:rPr>
        <w:t xml:space="preserve"> considers the complex interactions between ecological, social, and economic systems concerning</w:t>
      </w:r>
      <w:r w:rsidR="0023611D" w:rsidRPr="00934F5E">
        <w:rPr>
          <w:rFonts w:ascii="Times New Roman" w:hAnsi="Times New Roman" w:cs="Times New Roman"/>
          <w:sz w:val="24"/>
          <w:szCs w:val="24"/>
        </w:rPr>
        <w:t xml:space="preserve"> human and ecosystem health. It focuses on understanding health as a product of interactions among humans, animals, and the environment, highlighting the importance of the local context, community involvement, and systems thinking.</w:t>
      </w:r>
    </w:p>
    <w:p w14:paraId="1A3EC008" w14:textId="0B02B0EC" w:rsidR="0023611D" w:rsidRPr="00934F5E" w:rsidRDefault="0023611D"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Despite their distinctions, there are resemblances and alignment</w:t>
      </w:r>
      <w:r w:rsidR="005E63AF" w:rsidRPr="00934F5E">
        <w:rPr>
          <w:rFonts w:ascii="Times New Roman" w:hAnsi="Times New Roman" w:cs="Times New Roman"/>
          <w:sz w:val="24"/>
          <w:szCs w:val="24"/>
        </w:rPr>
        <w:t>s</w:t>
      </w:r>
      <w:r w:rsidRPr="00934F5E">
        <w:rPr>
          <w:rFonts w:ascii="Times New Roman" w:hAnsi="Times New Roman" w:cs="Times New Roman"/>
          <w:sz w:val="24"/>
          <w:szCs w:val="24"/>
        </w:rPr>
        <w:t xml:space="preserve"> among the concepts. They all recognize the interconnectedness of human, animal, and environmental health</w:t>
      </w:r>
      <w:r w:rsidR="0078509F">
        <w:rPr>
          <w:rFonts w:ascii="Times New Roman" w:hAnsi="Times New Roman" w:cs="Times New Roman"/>
          <w:sz w:val="24"/>
          <w:szCs w:val="24"/>
        </w:rPr>
        <w:t xml:space="preserve"> and</w:t>
      </w:r>
      <w:r w:rsidRPr="00934F5E">
        <w:rPr>
          <w:rFonts w:ascii="Times New Roman" w:hAnsi="Times New Roman" w:cs="Times New Roman"/>
          <w:sz w:val="24"/>
          <w:szCs w:val="24"/>
        </w:rPr>
        <w:t xml:space="preserve"> </w:t>
      </w:r>
      <w:r w:rsidR="005E63AF" w:rsidRPr="00934F5E">
        <w:rPr>
          <w:rFonts w:ascii="Times New Roman" w:hAnsi="Times New Roman" w:cs="Times New Roman"/>
          <w:sz w:val="24"/>
          <w:szCs w:val="24"/>
        </w:rPr>
        <w:t>emphasize</w:t>
      </w:r>
      <w:r w:rsidRPr="00934F5E">
        <w:rPr>
          <w:rFonts w:ascii="Times New Roman" w:hAnsi="Times New Roman" w:cs="Times New Roman"/>
          <w:sz w:val="24"/>
          <w:szCs w:val="24"/>
        </w:rPr>
        <w:t xml:space="preserve"> the </w:t>
      </w:r>
      <w:r w:rsidRPr="00934F5E">
        <w:rPr>
          <w:rFonts w:ascii="Times New Roman" w:hAnsi="Times New Roman" w:cs="Times New Roman"/>
          <w:sz w:val="24"/>
          <w:szCs w:val="24"/>
        </w:rPr>
        <w:lastRenderedPageBreak/>
        <w:t xml:space="preserve">importance of ecological interactions and zoonotic disease prevention and control. </w:t>
      </w:r>
      <w:r w:rsidR="00BE7D9D" w:rsidRPr="00934F5E">
        <w:rPr>
          <w:rFonts w:ascii="Times New Roman" w:hAnsi="Times New Roman" w:cs="Times New Roman"/>
          <w:sz w:val="24"/>
          <w:szCs w:val="24"/>
        </w:rPr>
        <w:t>They also</w:t>
      </w:r>
      <w:r w:rsidRPr="00934F5E">
        <w:rPr>
          <w:rFonts w:ascii="Times New Roman" w:hAnsi="Times New Roman" w:cs="Times New Roman"/>
          <w:sz w:val="24"/>
          <w:szCs w:val="24"/>
        </w:rPr>
        <w:t xml:space="preserve"> highlight the importance of community involvement and participation in understanding and managing health.</w:t>
      </w:r>
    </w:p>
    <w:p w14:paraId="7459A0E9" w14:textId="4374DB6E" w:rsidR="0023611D" w:rsidRDefault="00B82BF8" w:rsidP="00AF3607">
      <w:pPr>
        <w:spacing w:line="240" w:lineRule="auto"/>
        <w:jc w:val="both"/>
        <w:rPr>
          <w:rFonts w:ascii="Times New Roman" w:hAnsi="Times New Roman" w:cs="Times New Roman"/>
          <w:sz w:val="24"/>
          <w:szCs w:val="24"/>
        </w:rPr>
      </w:pPr>
      <w:r>
        <w:rPr>
          <w:rFonts w:ascii="Times New Roman" w:hAnsi="Times New Roman" w:cs="Times New Roman"/>
          <w:sz w:val="24"/>
          <w:szCs w:val="24"/>
        </w:rPr>
        <w:t>Planetary Health</w:t>
      </w:r>
      <w:r w:rsidR="0023611D" w:rsidRPr="00934F5E">
        <w:rPr>
          <w:rFonts w:ascii="Times New Roman" w:hAnsi="Times New Roman" w:cs="Times New Roman"/>
          <w:sz w:val="24"/>
          <w:szCs w:val="24"/>
        </w:rPr>
        <w:t xml:space="preserve"> aligns with </w:t>
      </w:r>
      <w:r>
        <w:rPr>
          <w:rFonts w:ascii="Times New Roman" w:hAnsi="Times New Roman" w:cs="Times New Roman"/>
          <w:sz w:val="24"/>
          <w:szCs w:val="24"/>
        </w:rPr>
        <w:t>One Health</w:t>
      </w:r>
      <w:r w:rsidR="0023611D" w:rsidRPr="00934F5E">
        <w:rPr>
          <w:rFonts w:ascii="Times New Roman" w:hAnsi="Times New Roman" w:cs="Times New Roman"/>
          <w:sz w:val="24"/>
          <w:szCs w:val="24"/>
        </w:rPr>
        <w:t xml:space="preserve"> and </w:t>
      </w:r>
      <w:proofErr w:type="spellStart"/>
      <w:r>
        <w:rPr>
          <w:rFonts w:ascii="Times New Roman" w:hAnsi="Times New Roman" w:cs="Times New Roman"/>
          <w:color w:val="000000" w:themeColor="text1"/>
          <w:sz w:val="24"/>
          <w:szCs w:val="24"/>
        </w:rPr>
        <w:t>EcoHealth</w:t>
      </w:r>
      <w:proofErr w:type="spellEnd"/>
      <w:r w:rsidR="0023611D" w:rsidRPr="00934F5E">
        <w:rPr>
          <w:rFonts w:ascii="Times New Roman" w:hAnsi="Times New Roman" w:cs="Times New Roman"/>
          <w:sz w:val="24"/>
          <w:szCs w:val="24"/>
        </w:rPr>
        <w:t xml:space="preserve"> in acknowledging the importance of ecosystems, climate change, and sustainability. </w:t>
      </w:r>
      <w:r>
        <w:rPr>
          <w:rFonts w:ascii="Times New Roman" w:hAnsi="Times New Roman" w:cs="Times New Roman"/>
          <w:sz w:val="24"/>
          <w:szCs w:val="24"/>
        </w:rPr>
        <w:t>One Health</w:t>
      </w:r>
      <w:r w:rsidRPr="00934F5E">
        <w:rPr>
          <w:rFonts w:ascii="Times New Roman" w:hAnsi="Times New Roman" w:cs="Times New Roman"/>
          <w:sz w:val="24"/>
          <w:szCs w:val="24"/>
        </w:rPr>
        <w:t xml:space="preserve"> </w:t>
      </w:r>
      <w:r w:rsidR="0023611D" w:rsidRPr="00934F5E">
        <w:rPr>
          <w:rFonts w:ascii="Times New Roman" w:hAnsi="Times New Roman" w:cs="Times New Roman"/>
          <w:sz w:val="24"/>
          <w:szCs w:val="24"/>
        </w:rPr>
        <w:t xml:space="preserve">aligns with </w:t>
      </w:r>
      <w:r w:rsidRPr="00934F5E">
        <w:rPr>
          <w:rFonts w:ascii="Times New Roman" w:hAnsi="Times New Roman" w:cs="Times New Roman"/>
          <w:sz w:val="24"/>
          <w:szCs w:val="24"/>
        </w:rPr>
        <w:t>P</w:t>
      </w:r>
      <w:r>
        <w:rPr>
          <w:rFonts w:ascii="Times New Roman" w:hAnsi="Times New Roman" w:cs="Times New Roman"/>
          <w:sz w:val="24"/>
          <w:szCs w:val="24"/>
        </w:rPr>
        <w:t xml:space="preserve">lanetary </w:t>
      </w:r>
      <w:r w:rsidR="0023611D" w:rsidRPr="00934F5E">
        <w:rPr>
          <w:rFonts w:ascii="Times New Roman" w:hAnsi="Times New Roman" w:cs="Times New Roman"/>
          <w:sz w:val="24"/>
          <w:szCs w:val="24"/>
        </w:rPr>
        <w:t>H</w:t>
      </w:r>
      <w:r>
        <w:rPr>
          <w:rFonts w:ascii="Times New Roman" w:hAnsi="Times New Roman" w:cs="Times New Roman"/>
          <w:sz w:val="24"/>
          <w:szCs w:val="24"/>
        </w:rPr>
        <w:t>ealth</w:t>
      </w:r>
      <w:r w:rsidR="0023611D" w:rsidRPr="00934F5E">
        <w:rPr>
          <w:rFonts w:ascii="Times New Roman" w:hAnsi="Times New Roman" w:cs="Times New Roman"/>
          <w:sz w:val="24"/>
          <w:szCs w:val="24"/>
        </w:rPr>
        <w:t xml:space="preserve"> and </w:t>
      </w:r>
      <w:proofErr w:type="spellStart"/>
      <w:r>
        <w:rPr>
          <w:rFonts w:ascii="Times New Roman" w:hAnsi="Times New Roman" w:cs="Times New Roman"/>
          <w:color w:val="000000" w:themeColor="text1"/>
          <w:sz w:val="24"/>
          <w:szCs w:val="24"/>
        </w:rPr>
        <w:t>EcoHealth</w:t>
      </w:r>
      <w:proofErr w:type="spellEnd"/>
      <w:r w:rsidR="0023611D" w:rsidRPr="00934F5E">
        <w:rPr>
          <w:rFonts w:ascii="Times New Roman" w:hAnsi="Times New Roman" w:cs="Times New Roman"/>
          <w:sz w:val="24"/>
          <w:szCs w:val="24"/>
        </w:rPr>
        <w:t xml:space="preserve"> in acknowledging the interconnectedness of health and ecosystems. </w:t>
      </w:r>
      <w:proofErr w:type="spellStart"/>
      <w:r>
        <w:rPr>
          <w:rFonts w:ascii="Times New Roman" w:hAnsi="Times New Roman" w:cs="Times New Roman"/>
          <w:color w:val="000000" w:themeColor="text1"/>
          <w:sz w:val="24"/>
          <w:szCs w:val="24"/>
        </w:rPr>
        <w:t>EcoHealth</w:t>
      </w:r>
      <w:proofErr w:type="spellEnd"/>
      <w:r w:rsidR="0023611D" w:rsidRPr="00934F5E">
        <w:rPr>
          <w:rFonts w:ascii="Times New Roman" w:hAnsi="Times New Roman" w:cs="Times New Roman"/>
          <w:sz w:val="24"/>
          <w:szCs w:val="24"/>
        </w:rPr>
        <w:t xml:space="preserve"> aligns with </w:t>
      </w:r>
      <w:r w:rsidRPr="00934F5E">
        <w:rPr>
          <w:rFonts w:ascii="Times New Roman" w:hAnsi="Times New Roman" w:cs="Times New Roman"/>
          <w:sz w:val="24"/>
          <w:szCs w:val="24"/>
        </w:rPr>
        <w:t>P</w:t>
      </w:r>
      <w:r>
        <w:rPr>
          <w:rFonts w:ascii="Times New Roman" w:hAnsi="Times New Roman" w:cs="Times New Roman"/>
          <w:sz w:val="24"/>
          <w:szCs w:val="24"/>
        </w:rPr>
        <w:t xml:space="preserve">lanetary </w:t>
      </w:r>
      <w:r w:rsidR="0023611D" w:rsidRPr="00934F5E">
        <w:rPr>
          <w:rFonts w:ascii="Times New Roman" w:hAnsi="Times New Roman" w:cs="Times New Roman"/>
          <w:sz w:val="24"/>
          <w:szCs w:val="24"/>
        </w:rPr>
        <w:t>H</w:t>
      </w:r>
      <w:r>
        <w:rPr>
          <w:rFonts w:ascii="Times New Roman" w:hAnsi="Times New Roman" w:cs="Times New Roman"/>
          <w:sz w:val="24"/>
          <w:szCs w:val="24"/>
        </w:rPr>
        <w:t>ealth</w:t>
      </w:r>
      <w:r w:rsidR="0023611D" w:rsidRPr="00934F5E">
        <w:rPr>
          <w:rFonts w:ascii="Times New Roman" w:hAnsi="Times New Roman" w:cs="Times New Roman"/>
          <w:sz w:val="24"/>
          <w:szCs w:val="24"/>
        </w:rPr>
        <w:t xml:space="preserve"> and </w:t>
      </w:r>
      <w:r>
        <w:rPr>
          <w:rFonts w:ascii="Times New Roman" w:hAnsi="Times New Roman" w:cs="Times New Roman"/>
          <w:sz w:val="24"/>
          <w:szCs w:val="24"/>
        </w:rPr>
        <w:t>One Health</w:t>
      </w:r>
      <w:r w:rsidR="0023611D" w:rsidRPr="00934F5E">
        <w:rPr>
          <w:rFonts w:ascii="Times New Roman" w:hAnsi="Times New Roman" w:cs="Times New Roman"/>
          <w:sz w:val="24"/>
          <w:szCs w:val="24"/>
        </w:rPr>
        <w:t xml:space="preserve"> in recognizing the importance of ecological and social determinants of health.</w:t>
      </w:r>
    </w:p>
    <w:p w14:paraId="5AC26A85" w14:textId="77777777" w:rsidR="00375A25" w:rsidRDefault="00375A25" w:rsidP="00AF3607">
      <w:pPr>
        <w:spacing w:line="240" w:lineRule="auto"/>
        <w:jc w:val="both"/>
        <w:rPr>
          <w:rFonts w:ascii="Times New Roman" w:hAnsi="Times New Roman" w:cs="Times New Roman"/>
          <w:sz w:val="24"/>
          <w:szCs w:val="24"/>
        </w:rPr>
      </w:pPr>
    </w:p>
    <w:tbl>
      <w:tblPr>
        <w:tblStyle w:val="TableGrid"/>
        <w:tblW w:w="9687" w:type="dxa"/>
        <w:tblInd w:w="108" w:type="dxa"/>
        <w:tblLook w:val="04A0" w:firstRow="1" w:lastRow="0" w:firstColumn="1" w:lastColumn="0" w:noHBand="0" w:noVBand="1"/>
      </w:tblPr>
      <w:tblGrid>
        <w:gridCol w:w="1704"/>
        <w:gridCol w:w="4060"/>
        <w:gridCol w:w="3923"/>
      </w:tblGrid>
      <w:tr w:rsidR="00375A25" w:rsidRPr="00375A25" w14:paraId="264C8756" w14:textId="77777777" w:rsidTr="00E15D33">
        <w:tc>
          <w:tcPr>
            <w:tcW w:w="1704" w:type="dxa"/>
            <w:vAlign w:val="center"/>
            <w:hideMark/>
          </w:tcPr>
          <w:p w14:paraId="42DDDC24" w14:textId="77777777" w:rsidR="00375A25" w:rsidRPr="00375A25" w:rsidRDefault="00375A25" w:rsidP="00E15D33">
            <w:pPr>
              <w:rPr>
                <w:rFonts w:ascii="Times New Roman" w:hAnsi="Times New Roman" w:cs="Times New Roman"/>
                <w:b/>
                <w:bCs/>
                <w:color w:val="222222"/>
                <w:sz w:val="20"/>
                <w:szCs w:val="20"/>
                <w:highlight w:val="yellow"/>
                <w:shd w:val="clear" w:color="auto" w:fill="FFFFFF"/>
              </w:rPr>
            </w:pPr>
            <w:r w:rsidRPr="00375A25">
              <w:rPr>
                <w:rFonts w:ascii="Times New Roman" w:hAnsi="Times New Roman" w:cs="Times New Roman"/>
                <w:b/>
                <w:bCs/>
                <w:color w:val="222222"/>
                <w:sz w:val="20"/>
                <w:szCs w:val="20"/>
                <w:highlight w:val="yellow"/>
                <w:shd w:val="clear" w:color="auto" w:fill="FFFFFF"/>
              </w:rPr>
              <w:t>Focused Area</w:t>
            </w:r>
          </w:p>
        </w:tc>
        <w:tc>
          <w:tcPr>
            <w:tcW w:w="0" w:type="auto"/>
            <w:vAlign w:val="center"/>
            <w:hideMark/>
          </w:tcPr>
          <w:p w14:paraId="545323F3" w14:textId="77777777" w:rsidR="00375A25" w:rsidRPr="00375A25" w:rsidRDefault="00375A25" w:rsidP="00E15D33">
            <w:pPr>
              <w:rPr>
                <w:rFonts w:ascii="Times New Roman" w:hAnsi="Times New Roman" w:cs="Times New Roman"/>
                <w:b/>
                <w:bCs/>
                <w:color w:val="222222"/>
                <w:sz w:val="20"/>
                <w:szCs w:val="20"/>
                <w:highlight w:val="yellow"/>
                <w:shd w:val="clear" w:color="auto" w:fill="FFFFFF"/>
              </w:rPr>
            </w:pPr>
            <w:r w:rsidRPr="00375A25">
              <w:rPr>
                <w:rFonts w:ascii="Times New Roman" w:hAnsi="Times New Roman" w:cs="Times New Roman"/>
                <w:b/>
                <w:bCs/>
                <w:color w:val="222222"/>
                <w:sz w:val="20"/>
                <w:szCs w:val="20"/>
                <w:highlight w:val="yellow"/>
                <w:shd w:val="clear" w:color="auto" w:fill="FFFFFF"/>
              </w:rPr>
              <w:t xml:space="preserve">Public health guide to field developments linking ecosystems, </w:t>
            </w:r>
            <w:proofErr w:type="gramStart"/>
            <w:r w:rsidRPr="00375A25">
              <w:rPr>
                <w:rFonts w:ascii="Times New Roman" w:hAnsi="Times New Roman" w:cs="Times New Roman"/>
                <w:b/>
                <w:bCs/>
                <w:color w:val="222222"/>
                <w:sz w:val="20"/>
                <w:szCs w:val="20"/>
                <w:highlight w:val="yellow"/>
                <w:shd w:val="clear" w:color="auto" w:fill="FFFFFF"/>
              </w:rPr>
              <w:t>environments</w:t>
            </w:r>
            <w:proofErr w:type="gramEnd"/>
            <w:r w:rsidRPr="00375A25">
              <w:rPr>
                <w:rFonts w:ascii="Times New Roman" w:hAnsi="Times New Roman" w:cs="Times New Roman"/>
                <w:b/>
                <w:bCs/>
                <w:color w:val="222222"/>
                <w:sz w:val="20"/>
                <w:szCs w:val="20"/>
                <w:highlight w:val="yellow"/>
                <w:shd w:val="clear" w:color="auto" w:fill="FFFFFF"/>
              </w:rPr>
              <w:t xml:space="preserve"> and health in the Anthropocene</w:t>
            </w:r>
          </w:p>
        </w:tc>
        <w:tc>
          <w:tcPr>
            <w:tcW w:w="0" w:type="auto"/>
            <w:vAlign w:val="center"/>
            <w:hideMark/>
          </w:tcPr>
          <w:p w14:paraId="1496F713" w14:textId="77777777" w:rsidR="00375A25" w:rsidRPr="00375A25" w:rsidRDefault="00375A25" w:rsidP="00E15D33">
            <w:pPr>
              <w:rPr>
                <w:rFonts w:ascii="Times New Roman" w:hAnsi="Times New Roman" w:cs="Times New Roman"/>
                <w:b/>
                <w:bCs/>
                <w:color w:val="222222"/>
                <w:sz w:val="20"/>
                <w:szCs w:val="20"/>
                <w:highlight w:val="yellow"/>
                <w:shd w:val="clear" w:color="auto" w:fill="FFFFFF"/>
              </w:rPr>
            </w:pPr>
            <w:r w:rsidRPr="00375A25">
              <w:rPr>
                <w:rFonts w:ascii="Times New Roman" w:hAnsi="Times New Roman" w:cs="Times New Roman"/>
                <w:b/>
                <w:bCs/>
                <w:color w:val="222222"/>
                <w:sz w:val="20"/>
                <w:szCs w:val="20"/>
                <w:highlight w:val="yellow"/>
                <w:shd w:val="clear" w:color="auto" w:fill="FFFFFF"/>
              </w:rPr>
              <w:t xml:space="preserve">Exploring the Nexus: Comparing and Aligning Planetary Health, One Health, and </w:t>
            </w:r>
            <w:proofErr w:type="spellStart"/>
            <w:r w:rsidRPr="00375A25">
              <w:rPr>
                <w:rFonts w:ascii="Times New Roman" w:hAnsi="Times New Roman" w:cs="Times New Roman"/>
                <w:b/>
                <w:bCs/>
                <w:color w:val="222222"/>
                <w:sz w:val="20"/>
                <w:szCs w:val="20"/>
                <w:highlight w:val="yellow"/>
                <w:shd w:val="clear" w:color="auto" w:fill="FFFFFF"/>
              </w:rPr>
              <w:t>EcoHealth</w:t>
            </w:r>
            <w:proofErr w:type="spellEnd"/>
          </w:p>
          <w:p w14:paraId="7E91468D" w14:textId="77777777" w:rsidR="00375A25" w:rsidRPr="00375A25" w:rsidRDefault="00375A25" w:rsidP="00E15D33">
            <w:pPr>
              <w:rPr>
                <w:rFonts w:ascii="Times New Roman" w:hAnsi="Times New Roman" w:cs="Times New Roman"/>
                <w:b/>
                <w:bCs/>
                <w:color w:val="222222"/>
                <w:sz w:val="20"/>
                <w:szCs w:val="20"/>
                <w:highlight w:val="yellow"/>
                <w:shd w:val="clear" w:color="auto" w:fill="FFFFFF"/>
              </w:rPr>
            </w:pPr>
          </w:p>
        </w:tc>
      </w:tr>
      <w:tr w:rsidR="00375A25" w:rsidRPr="00375A25" w14:paraId="461BB60A" w14:textId="77777777" w:rsidTr="00E15D33">
        <w:tc>
          <w:tcPr>
            <w:tcW w:w="1704" w:type="dxa"/>
            <w:vAlign w:val="center"/>
            <w:hideMark/>
          </w:tcPr>
          <w:p w14:paraId="60F0A84F"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proofErr w:type="gramStart"/>
            <w:r w:rsidRPr="00375A25">
              <w:rPr>
                <w:rFonts w:ascii="Times New Roman" w:hAnsi="Times New Roman" w:cs="Times New Roman"/>
                <w:color w:val="222222"/>
                <w:sz w:val="20"/>
                <w:szCs w:val="20"/>
                <w:highlight w:val="yellow"/>
                <w:shd w:val="clear" w:color="auto" w:fill="FFFFFF"/>
              </w:rPr>
              <w:t>Main Focus</w:t>
            </w:r>
            <w:proofErr w:type="gramEnd"/>
          </w:p>
        </w:tc>
        <w:tc>
          <w:tcPr>
            <w:tcW w:w="0" w:type="auto"/>
            <w:vAlign w:val="center"/>
            <w:hideMark/>
          </w:tcPr>
          <w:p w14:paraId="0B75D623"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Guides readers through seven field developments in environmental public health research.</w:t>
            </w:r>
          </w:p>
        </w:tc>
        <w:tc>
          <w:tcPr>
            <w:tcW w:w="0" w:type="auto"/>
            <w:vAlign w:val="center"/>
            <w:hideMark/>
          </w:tcPr>
          <w:p w14:paraId="42A4C4B9"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 xml:space="preserve">Compares and analyzes three concepts: Planetary Health, One Health, and </w:t>
            </w:r>
            <w:proofErr w:type="spellStart"/>
            <w:r w:rsidRPr="00375A25">
              <w:rPr>
                <w:rFonts w:ascii="Times New Roman" w:hAnsi="Times New Roman" w:cs="Times New Roman"/>
                <w:color w:val="222222"/>
                <w:sz w:val="20"/>
                <w:szCs w:val="20"/>
                <w:highlight w:val="yellow"/>
                <w:shd w:val="clear" w:color="auto" w:fill="FFFFFF"/>
              </w:rPr>
              <w:t>EcoHealth</w:t>
            </w:r>
            <w:proofErr w:type="spellEnd"/>
            <w:r w:rsidRPr="00375A25">
              <w:rPr>
                <w:rFonts w:ascii="Times New Roman" w:hAnsi="Times New Roman" w:cs="Times New Roman"/>
                <w:color w:val="222222"/>
                <w:sz w:val="20"/>
                <w:szCs w:val="20"/>
                <w:highlight w:val="yellow"/>
                <w:shd w:val="clear" w:color="auto" w:fill="FFFFFF"/>
              </w:rPr>
              <w:t>.</w:t>
            </w:r>
          </w:p>
        </w:tc>
      </w:tr>
      <w:tr w:rsidR="00375A25" w:rsidRPr="00375A25" w14:paraId="30F8AABC" w14:textId="77777777" w:rsidTr="00E15D33">
        <w:tc>
          <w:tcPr>
            <w:tcW w:w="1704" w:type="dxa"/>
            <w:vAlign w:val="center"/>
            <w:hideMark/>
          </w:tcPr>
          <w:p w14:paraId="30236664"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Number of Concepts Compared</w:t>
            </w:r>
          </w:p>
        </w:tc>
        <w:tc>
          <w:tcPr>
            <w:tcW w:w="0" w:type="auto"/>
            <w:vAlign w:val="center"/>
            <w:hideMark/>
          </w:tcPr>
          <w:p w14:paraId="591BCC1D"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Lists and explains seven different field developments.</w:t>
            </w:r>
          </w:p>
        </w:tc>
        <w:tc>
          <w:tcPr>
            <w:tcW w:w="0" w:type="auto"/>
            <w:vAlign w:val="center"/>
            <w:hideMark/>
          </w:tcPr>
          <w:p w14:paraId="1A7260CF"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 xml:space="preserve">Focuses on </w:t>
            </w:r>
            <w:proofErr w:type="gramStart"/>
            <w:r w:rsidRPr="00375A25">
              <w:rPr>
                <w:rFonts w:ascii="Times New Roman" w:hAnsi="Times New Roman" w:cs="Times New Roman"/>
                <w:color w:val="222222"/>
                <w:sz w:val="20"/>
                <w:szCs w:val="20"/>
                <w:highlight w:val="yellow"/>
                <w:shd w:val="clear" w:color="auto" w:fill="FFFFFF"/>
              </w:rPr>
              <w:t>comparing and contrasting</w:t>
            </w:r>
            <w:proofErr w:type="gramEnd"/>
            <w:r w:rsidRPr="00375A25">
              <w:rPr>
                <w:rFonts w:ascii="Times New Roman" w:hAnsi="Times New Roman" w:cs="Times New Roman"/>
                <w:color w:val="222222"/>
                <w:sz w:val="20"/>
                <w:szCs w:val="20"/>
                <w:highlight w:val="yellow"/>
                <w:shd w:val="clear" w:color="auto" w:fill="FFFFFF"/>
              </w:rPr>
              <w:t xml:space="preserve"> three specific concepts.</w:t>
            </w:r>
          </w:p>
        </w:tc>
      </w:tr>
      <w:tr w:rsidR="00375A25" w:rsidRPr="00375A25" w14:paraId="02414EF1" w14:textId="77777777" w:rsidTr="00E15D33">
        <w:tc>
          <w:tcPr>
            <w:tcW w:w="1704" w:type="dxa"/>
            <w:vAlign w:val="center"/>
            <w:hideMark/>
          </w:tcPr>
          <w:p w14:paraId="4EBAB75A"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Terminology</w:t>
            </w:r>
          </w:p>
        </w:tc>
        <w:tc>
          <w:tcPr>
            <w:tcW w:w="0" w:type="auto"/>
            <w:vAlign w:val="center"/>
            <w:hideMark/>
          </w:tcPr>
          <w:p w14:paraId="6C18D55A"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Discusses field developments to provide clarity on overlaps in terminology and ideas.</w:t>
            </w:r>
          </w:p>
        </w:tc>
        <w:tc>
          <w:tcPr>
            <w:tcW w:w="0" w:type="auto"/>
            <w:vAlign w:val="center"/>
            <w:hideMark/>
          </w:tcPr>
          <w:p w14:paraId="0FBDDFD9"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Emphasizes the differences in concepts, including their founders, questions answered, and focus areas.</w:t>
            </w:r>
          </w:p>
        </w:tc>
      </w:tr>
      <w:tr w:rsidR="00375A25" w:rsidRPr="00375A25" w14:paraId="7BE1663D" w14:textId="77777777" w:rsidTr="00E15D33">
        <w:tc>
          <w:tcPr>
            <w:tcW w:w="1704" w:type="dxa"/>
            <w:vAlign w:val="center"/>
            <w:hideMark/>
          </w:tcPr>
          <w:p w14:paraId="1E7E357D"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Research Methodology</w:t>
            </w:r>
          </w:p>
        </w:tc>
        <w:tc>
          <w:tcPr>
            <w:tcW w:w="0" w:type="auto"/>
            <w:vAlign w:val="center"/>
            <w:hideMark/>
          </w:tcPr>
          <w:p w14:paraId="6AD6D041"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Provides a guide based on historical context and core texts or journals.</w:t>
            </w:r>
          </w:p>
        </w:tc>
        <w:tc>
          <w:tcPr>
            <w:tcW w:w="0" w:type="auto"/>
            <w:vAlign w:val="center"/>
            <w:hideMark/>
          </w:tcPr>
          <w:p w14:paraId="4E004845"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Conducts a systematic literature review using PRISMA methodology.</w:t>
            </w:r>
          </w:p>
        </w:tc>
      </w:tr>
      <w:tr w:rsidR="00375A25" w:rsidRPr="00375A25" w14:paraId="5AE8FBC9" w14:textId="77777777" w:rsidTr="00E15D33">
        <w:tc>
          <w:tcPr>
            <w:tcW w:w="1704" w:type="dxa"/>
            <w:vAlign w:val="center"/>
            <w:hideMark/>
          </w:tcPr>
          <w:p w14:paraId="111C36F0"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Inclusion of Influential Figures</w:t>
            </w:r>
          </w:p>
        </w:tc>
        <w:tc>
          <w:tcPr>
            <w:tcW w:w="0" w:type="auto"/>
            <w:vAlign w:val="center"/>
            <w:hideMark/>
          </w:tcPr>
          <w:p w14:paraId="02744392"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Highlights core texts or journals.</w:t>
            </w:r>
          </w:p>
        </w:tc>
        <w:tc>
          <w:tcPr>
            <w:tcW w:w="0" w:type="auto"/>
            <w:vAlign w:val="center"/>
            <w:hideMark/>
          </w:tcPr>
          <w:p w14:paraId="4150FC39"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Explores the contributions of influential individuals and organizations.</w:t>
            </w:r>
          </w:p>
        </w:tc>
      </w:tr>
      <w:tr w:rsidR="00375A25" w:rsidRPr="00375A25" w14:paraId="5F8B6497" w14:textId="77777777" w:rsidTr="00E15D33">
        <w:tc>
          <w:tcPr>
            <w:tcW w:w="1704" w:type="dxa"/>
            <w:vAlign w:val="center"/>
            <w:hideMark/>
          </w:tcPr>
          <w:p w14:paraId="37104023"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Scope of Comparison</w:t>
            </w:r>
          </w:p>
        </w:tc>
        <w:tc>
          <w:tcPr>
            <w:tcW w:w="0" w:type="auto"/>
            <w:vAlign w:val="center"/>
            <w:hideMark/>
          </w:tcPr>
          <w:p w14:paraId="05794AB2"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Covers a broader range of field developments in environmental public health.</w:t>
            </w:r>
          </w:p>
        </w:tc>
        <w:tc>
          <w:tcPr>
            <w:tcW w:w="0" w:type="auto"/>
            <w:vAlign w:val="center"/>
            <w:hideMark/>
          </w:tcPr>
          <w:p w14:paraId="19334930"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Focused on a specific comparison of three interconnected health concepts.</w:t>
            </w:r>
          </w:p>
        </w:tc>
      </w:tr>
      <w:tr w:rsidR="00375A25" w:rsidRPr="00375A25" w14:paraId="04673D02" w14:textId="77777777" w:rsidTr="00E15D33">
        <w:tc>
          <w:tcPr>
            <w:tcW w:w="1704" w:type="dxa"/>
            <w:vAlign w:val="center"/>
            <w:hideMark/>
          </w:tcPr>
          <w:p w14:paraId="019EF0DE"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Emphasis on Global Distribution</w:t>
            </w:r>
          </w:p>
        </w:tc>
        <w:tc>
          <w:tcPr>
            <w:tcW w:w="0" w:type="auto"/>
            <w:vAlign w:val="center"/>
            <w:hideMark/>
          </w:tcPr>
          <w:p w14:paraId="498B195D"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Not specified.</w:t>
            </w:r>
          </w:p>
        </w:tc>
        <w:tc>
          <w:tcPr>
            <w:tcW w:w="0" w:type="auto"/>
            <w:vAlign w:val="center"/>
            <w:hideMark/>
          </w:tcPr>
          <w:p w14:paraId="7858DEC6"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Highlights global interest and applicability of each concept.</w:t>
            </w:r>
          </w:p>
        </w:tc>
      </w:tr>
      <w:tr w:rsidR="00375A25" w:rsidRPr="00C54813" w14:paraId="06191C9B" w14:textId="77777777" w:rsidTr="00E15D33">
        <w:tc>
          <w:tcPr>
            <w:tcW w:w="1704" w:type="dxa"/>
            <w:vAlign w:val="center"/>
            <w:hideMark/>
          </w:tcPr>
          <w:p w14:paraId="079C1892"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Call to Action</w:t>
            </w:r>
          </w:p>
        </w:tc>
        <w:tc>
          <w:tcPr>
            <w:tcW w:w="0" w:type="auto"/>
            <w:vAlign w:val="center"/>
            <w:hideMark/>
          </w:tcPr>
          <w:p w14:paraId="0A675E47" w14:textId="77777777" w:rsidR="00375A25" w:rsidRPr="00375A25" w:rsidRDefault="00375A25" w:rsidP="00E15D33">
            <w:pPr>
              <w:rPr>
                <w:rFonts w:ascii="Times New Roman" w:hAnsi="Times New Roman" w:cs="Times New Roman"/>
                <w:color w:val="222222"/>
                <w:sz w:val="20"/>
                <w:szCs w:val="20"/>
                <w:highlight w:val="yellow"/>
                <w:shd w:val="clear" w:color="auto" w:fill="FFFFFF"/>
              </w:rPr>
            </w:pPr>
            <w:r w:rsidRPr="00375A25">
              <w:rPr>
                <w:rFonts w:ascii="Times New Roman" w:hAnsi="Times New Roman" w:cs="Times New Roman"/>
                <w:color w:val="222222"/>
                <w:sz w:val="20"/>
                <w:szCs w:val="20"/>
                <w:highlight w:val="yellow"/>
                <w:shd w:val="clear" w:color="auto" w:fill="FFFFFF"/>
              </w:rPr>
              <w:t>Mentions the guide's usefulness for building integrative research, policy, education, and action.</w:t>
            </w:r>
          </w:p>
        </w:tc>
        <w:tc>
          <w:tcPr>
            <w:tcW w:w="0" w:type="auto"/>
            <w:vAlign w:val="center"/>
            <w:hideMark/>
          </w:tcPr>
          <w:p w14:paraId="3A9876FA" w14:textId="77777777" w:rsidR="00375A25" w:rsidRPr="00095AAB" w:rsidRDefault="00375A25" w:rsidP="00E15D33">
            <w:pPr>
              <w:rPr>
                <w:rFonts w:ascii="Times New Roman" w:hAnsi="Times New Roman" w:cs="Times New Roman"/>
                <w:color w:val="222222"/>
                <w:sz w:val="20"/>
                <w:szCs w:val="20"/>
                <w:shd w:val="clear" w:color="auto" w:fill="FFFFFF"/>
              </w:rPr>
            </w:pPr>
            <w:r w:rsidRPr="00375A25">
              <w:rPr>
                <w:rFonts w:ascii="Times New Roman" w:hAnsi="Times New Roman" w:cs="Times New Roman"/>
                <w:color w:val="222222"/>
                <w:sz w:val="20"/>
                <w:szCs w:val="20"/>
                <w:highlight w:val="yellow"/>
                <w:shd w:val="clear" w:color="auto" w:fill="FFFFFF"/>
              </w:rPr>
              <w:t>Concludes by emphasizing shared goals and interconnections among the fields in addressing health issues.</w:t>
            </w:r>
          </w:p>
        </w:tc>
      </w:tr>
    </w:tbl>
    <w:p w14:paraId="394FBBA1" w14:textId="77777777" w:rsidR="00375A25" w:rsidRPr="00934F5E" w:rsidRDefault="00375A25" w:rsidP="00AF3607">
      <w:pPr>
        <w:spacing w:line="240" w:lineRule="auto"/>
        <w:jc w:val="both"/>
        <w:rPr>
          <w:rFonts w:ascii="Times New Roman" w:hAnsi="Times New Roman" w:cs="Times New Roman"/>
          <w:sz w:val="24"/>
          <w:szCs w:val="24"/>
        </w:rPr>
      </w:pPr>
    </w:p>
    <w:p w14:paraId="63895F39" w14:textId="45C30B95" w:rsidR="00D7335F" w:rsidRPr="00934F5E" w:rsidRDefault="00E93E48" w:rsidP="00AF3607">
      <w:pPr>
        <w:spacing w:line="240" w:lineRule="auto"/>
        <w:jc w:val="both"/>
        <w:rPr>
          <w:rFonts w:ascii="Times New Roman" w:hAnsi="Times New Roman" w:cs="Times New Roman"/>
          <w:b/>
          <w:bCs/>
          <w:sz w:val="24"/>
          <w:szCs w:val="24"/>
        </w:rPr>
      </w:pPr>
      <w:r w:rsidRPr="00934F5E">
        <w:rPr>
          <w:rFonts w:ascii="Times New Roman" w:hAnsi="Times New Roman" w:cs="Times New Roman"/>
          <w:b/>
          <w:bCs/>
          <w:sz w:val="24"/>
          <w:szCs w:val="24"/>
        </w:rPr>
        <w:t xml:space="preserve">5.0 </w:t>
      </w:r>
      <w:r w:rsidR="00D7335F" w:rsidRPr="00934F5E">
        <w:rPr>
          <w:rFonts w:ascii="Times New Roman" w:hAnsi="Times New Roman" w:cs="Times New Roman"/>
          <w:b/>
          <w:bCs/>
          <w:sz w:val="24"/>
          <w:szCs w:val="24"/>
        </w:rPr>
        <w:t>Conclusion</w:t>
      </w:r>
    </w:p>
    <w:p w14:paraId="0D86BE16" w14:textId="1D1162ED" w:rsidR="002D7AD7" w:rsidRPr="00934F5E" w:rsidRDefault="00B82BF8" w:rsidP="00AF360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Planetary Health </w:t>
      </w:r>
      <w:r w:rsidR="00CA41DD">
        <w:rPr>
          <w:rFonts w:ascii="Times New Roman" w:hAnsi="Times New Roman" w:cs="Times New Roman"/>
          <w:sz w:val="24"/>
          <w:szCs w:val="24"/>
        </w:rPr>
        <w:t>highlights</w:t>
      </w:r>
      <w:r w:rsidR="00CA41DD" w:rsidRPr="00934F5E">
        <w:rPr>
          <w:rFonts w:ascii="Times New Roman" w:hAnsi="Times New Roman" w:cs="Times New Roman"/>
          <w:sz w:val="24"/>
          <w:szCs w:val="24"/>
        </w:rPr>
        <w:t xml:space="preserve"> </w:t>
      </w:r>
      <w:r w:rsidR="000A741F" w:rsidRPr="00934F5E">
        <w:rPr>
          <w:rFonts w:ascii="Times New Roman" w:hAnsi="Times New Roman" w:cs="Times New Roman"/>
          <w:sz w:val="24"/>
          <w:szCs w:val="24"/>
        </w:rPr>
        <w:t xml:space="preserve">sustainability and addresses global health issues by </w:t>
      </w:r>
      <w:r w:rsidR="00BE7D9D" w:rsidRPr="00934F5E">
        <w:rPr>
          <w:rFonts w:ascii="Times New Roman" w:hAnsi="Times New Roman" w:cs="Times New Roman"/>
          <w:sz w:val="24"/>
          <w:szCs w:val="24"/>
        </w:rPr>
        <w:t xml:space="preserve">offering solutions for </w:t>
      </w:r>
      <w:r w:rsidR="000A741F" w:rsidRPr="00934F5E">
        <w:rPr>
          <w:rFonts w:ascii="Times New Roman" w:hAnsi="Times New Roman" w:cs="Times New Roman"/>
          <w:sz w:val="24"/>
          <w:szCs w:val="24"/>
        </w:rPr>
        <w:t xml:space="preserve">reducing climate change, conserving biodiversity, and promoting social justice. It also focuses on the interconnection of human civilization and the environment. </w:t>
      </w:r>
      <w:r>
        <w:rPr>
          <w:rFonts w:ascii="Times New Roman" w:hAnsi="Times New Roman" w:cs="Times New Roman"/>
          <w:sz w:val="24"/>
          <w:szCs w:val="24"/>
        </w:rPr>
        <w:t>One Health</w:t>
      </w:r>
      <w:r w:rsidRPr="00934F5E">
        <w:rPr>
          <w:rFonts w:ascii="Times New Roman" w:hAnsi="Times New Roman" w:cs="Times New Roman"/>
          <w:sz w:val="24"/>
          <w:szCs w:val="24"/>
        </w:rPr>
        <w:t xml:space="preserve"> </w:t>
      </w:r>
      <w:r w:rsidR="000A741F" w:rsidRPr="00934F5E">
        <w:rPr>
          <w:rFonts w:ascii="Times New Roman" w:hAnsi="Times New Roman" w:cs="Times New Roman"/>
          <w:sz w:val="24"/>
          <w:szCs w:val="24"/>
        </w:rPr>
        <w:t xml:space="preserve">encourages interdisciplinary collaboration to combat zoonotic illnesses and shared </w:t>
      </w:r>
      <w:r w:rsidR="0078509F">
        <w:rPr>
          <w:rFonts w:ascii="Times New Roman" w:hAnsi="Times New Roman" w:cs="Times New Roman"/>
          <w:sz w:val="24"/>
          <w:szCs w:val="24"/>
        </w:rPr>
        <w:t xml:space="preserve">animal and human </w:t>
      </w:r>
      <w:r w:rsidR="000A741F" w:rsidRPr="00934F5E">
        <w:rPr>
          <w:rFonts w:ascii="Times New Roman" w:hAnsi="Times New Roman" w:cs="Times New Roman"/>
          <w:sz w:val="24"/>
          <w:szCs w:val="24"/>
        </w:rPr>
        <w:t xml:space="preserve">health hazards because it recognizes the connections between the environment, animal health, and human health. </w:t>
      </w:r>
      <w:del w:id="468" w:author="Byomkesh Talukder" w:date="2023-10-09T20:28:00Z">
        <w:r w:rsidR="000A741F" w:rsidRPr="0093512C" w:rsidDel="005025BC">
          <w:rPr>
            <w:rFonts w:ascii="Times New Roman" w:hAnsi="Times New Roman" w:cs="Times New Roman"/>
            <w:sz w:val="24"/>
            <w:szCs w:val="24"/>
            <w:highlight w:val="yellow"/>
            <w:rPrChange w:id="469" w:author="Byomkesh Talukder" w:date="2023-10-09T20:43:00Z">
              <w:rPr>
                <w:rFonts w:ascii="Times New Roman" w:hAnsi="Times New Roman" w:cs="Times New Roman"/>
                <w:sz w:val="24"/>
                <w:szCs w:val="24"/>
              </w:rPr>
            </w:rPrChange>
          </w:rPr>
          <w:delText>In order to</w:delText>
        </w:r>
      </w:del>
      <w:ins w:id="470" w:author="Byomkesh Talukder" w:date="2023-10-09T20:28:00Z">
        <w:r w:rsidR="005025BC" w:rsidRPr="0093512C">
          <w:rPr>
            <w:rFonts w:ascii="Times New Roman" w:hAnsi="Times New Roman" w:cs="Times New Roman"/>
            <w:sz w:val="24"/>
            <w:szCs w:val="24"/>
            <w:highlight w:val="yellow"/>
            <w:rPrChange w:id="471" w:author="Byomkesh Talukder" w:date="2023-10-09T20:43:00Z">
              <w:rPr>
                <w:rFonts w:ascii="Times New Roman" w:hAnsi="Times New Roman" w:cs="Times New Roman"/>
                <w:sz w:val="24"/>
                <w:szCs w:val="24"/>
              </w:rPr>
            </w:rPrChange>
          </w:rPr>
          <w:t>To</w:t>
        </w:r>
      </w:ins>
      <w:r w:rsidR="000A741F" w:rsidRPr="00934F5E">
        <w:rPr>
          <w:rFonts w:ascii="Times New Roman" w:hAnsi="Times New Roman" w:cs="Times New Roman"/>
          <w:sz w:val="24"/>
          <w:szCs w:val="24"/>
        </w:rPr>
        <w:t xml:space="preserve"> improve health outcomes and advance sustainable development, </w:t>
      </w:r>
      <w:proofErr w:type="spellStart"/>
      <w:r>
        <w:rPr>
          <w:rFonts w:ascii="Times New Roman" w:hAnsi="Times New Roman" w:cs="Times New Roman"/>
          <w:color w:val="000000" w:themeColor="text1"/>
          <w:sz w:val="24"/>
          <w:szCs w:val="24"/>
        </w:rPr>
        <w:t>EcoHealth</w:t>
      </w:r>
      <w:proofErr w:type="spellEnd"/>
      <w:r w:rsidR="000A741F" w:rsidRPr="00934F5E">
        <w:rPr>
          <w:rFonts w:ascii="Times New Roman" w:hAnsi="Times New Roman" w:cs="Times New Roman"/>
          <w:sz w:val="24"/>
          <w:szCs w:val="24"/>
        </w:rPr>
        <w:t xml:space="preserve"> </w:t>
      </w:r>
      <w:del w:id="472" w:author="Byomkesh Talukder" w:date="2023-10-09T20:28:00Z">
        <w:r w:rsidR="000A741F" w:rsidRPr="0093512C" w:rsidDel="005025BC">
          <w:rPr>
            <w:rFonts w:ascii="Times New Roman" w:hAnsi="Times New Roman" w:cs="Times New Roman"/>
            <w:sz w:val="24"/>
            <w:szCs w:val="24"/>
            <w:highlight w:val="yellow"/>
            <w:rPrChange w:id="473" w:author="Byomkesh Talukder" w:date="2023-10-09T20:43:00Z">
              <w:rPr>
                <w:rFonts w:ascii="Times New Roman" w:hAnsi="Times New Roman" w:cs="Times New Roman"/>
                <w:sz w:val="24"/>
                <w:szCs w:val="24"/>
              </w:rPr>
            </w:rPrChange>
          </w:rPr>
          <w:delText>takes into account</w:delText>
        </w:r>
      </w:del>
      <w:ins w:id="474" w:author="Byomkesh Talukder" w:date="2023-10-09T20:28:00Z">
        <w:r w:rsidR="005025BC" w:rsidRPr="0093512C">
          <w:rPr>
            <w:rFonts w:ascii="Times New Roman" w:hAnsi="Times New Roman" w:cs="Times New Roman"/>
            <w:sz w:val="24"/>
            <w:szCs w:val="24"/>
            <w:highlight w:val="yellow"/>
            <w:rPrChange w:id="475" w:author="Byomkesh Talukder" w:date="2023-10-09T20:43:00Z">
              <w:rPr>
                <w:rFonts w:ascii="Times New Roman" w:hAnsi="Times New Roman" w:cs="Times New Roman"/>
                <w:sz w:val="24"/>
                <w:szCs w:val="24"/>
              </w:rPr>
            </w:rPrChange>
          </w:rPr>
          <w:t>considers</w:t>
        </w:r>
      </w:ins>
      <w:r w:rsidR="000A741F" w:rsidRPr="00934F5E">
        <w:rPr>
          <w:rFonts w:ascii="Times New Roman" w:hAnsi="Times New Roman" w:cs="Times New Roman"/>
          <w:sz w:val="24"/>
          <w:szCs w:val="24"/>
        </w:rPr>
        <w:t xml:space="preserve"> the ecological, social, and economic elements of health, with special emphasis on community involvement and systems thinking.</w:t>
      </w:r>
    </w:p>
    <w:p w14:paraId="2D517259" w14:textId="27CF3908" w:rsidR="000A741F" w:rsidRPr="00934F5E" w:rsidRDefault="002D7AD7"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T</w:t>
      </w:r>
      <w:r w:rsidR="005E63AF" w:rsidRPr="00934F5E">
        <w:rPr>
          <w:rFonts w:ascii="Times New Roman" w:hAnsi="Times New Roman" w:cs="Times New Roman"/>
          <w:sz w:val="24"/>
          <w:szCs w:val="24"/>
        </w:rPr>
        <w:t xml:space="preserve">he </w:t>
      </w:r>
      <w:r w:rsidR="00BE7D9D" w:rsidRPr="00934F5E">
        <w:rPr>
          <w:rFonts w:ascii="Times New Roman" w:hAnsi="Times New Roman" w:cs="Times New Roman"/>
          <w:sz w:val="24"/>
          <w:szCs w:val="24"/>
        </w:rPr>
        <w:t xml:space="preserve">findings of this </w:t>
      </w:r>
      <w:r w:rsidR="005E63AF" w:rsidRPr="00934F5E">
        <w:rPr>
          <w:rFonts w:ascii="Times New Roman" w:hAnsi="Times New Roman" w:cs="Times New Roman"/>
          <w:sz w:val="24"/>
          <w:szCs w:val="24"/>
        </w:rPr>
        <w:t xml:space="preserve">study reveal interesting insights into </w:t>
      </w:r>
      <w:r w:rsidR="0078509F">
        <w:rPr>
          <w:rFonts w:ascii="Times New Roman" w:hAnsi="Times New Roman" w:cs="Times New Roman"/>
          <w:sz w:val="24"/>
          <w:szCs w:val="24"/>
        </w:rPr>
        <w:t xml:space="preserve">the </w:t>
      </w:r>
      <w:r w:rsidR="00B82BF8">
        <w:rPr>
          <w:rFonts w:ascii="Times New Roman" w:hAnsi="Times New Roman" w:cs="Times New Roman"/>
          <w:sz w:val="24"/>
          <w:szCs w:val="24"/>
        </w:rPr>
        <w:t>Planetary Health, One Health</w:t>
      </w:r>
      <w:ins w:id="476" w:author="Byomkesh Talukder" w:date="2023-10-09T20:28:00Z">
        <w:r w:rsidR="005025BC">
          <w:rPr>
            <w:rFonts w:ascii="Times New Roman" w:hAnsi="Times New Roman" w:cs="Times New Roman"/>
            <w:sz w:val="24"/>
            <w:szCs w:val="24"/>
          </w:rPr>
          <w:t>,</w:t>
        </w:r>
      </w:ins>
      <w:r w:rsidR="00B82BF8">
        <w:rPr>
          <w:rFonts w:ascii="Times New Roman" w:hAnsi="Times New Roman" w:cs="Times New Roman"/>
          <w:sz w:val="24"/>
          <w:szCs w:val="24"/>
        </w:rPr>
        <w:t xml:space="preserve"> and </w:t>
      </w:r>
      <w:proofErr w:type="spellStart"/>
      <w:r w:rsidR="00B82BF8">
        <w:rPr>
          <w:rFonts w:ascii="Times New Roman" w:hAnsi="Times New Roman" w:cs="Times New Roman"/>
          <w:sz w:val="24"/>
          <w:szCs w:val="24"/>
        </w:rPr>
        <w:t>EcoHealth</w:t>
      </w:r>
      <w:proofErr w:type="spellEnd"/>
      <w:r w:rsidR="00B82BF8">
        <w:rPr>
          <w:rFonts w:ascii="Times New Roman" w:hAnsi="Times New Roman" w:cs="Times New Roman"/>
          <w:sz w:val="24"/>
          <w:szCs w:val="24"/>
        </w:rPr>
        <w:t xml:space="preserve"> </w:t>
      </w:r>
      <w:r w:rsidR="00B82BF8" w:rsidRPr="00934F5E">
        <w:rPr>
          <w:rFonts w:ascii="Times New Roman" w:hAnsi="Times New Roman" w:cs="Times New Roman"/>
          <w:sz w:val="24"/>
          <w:szCs w:val="24"/>
        </w:rPr>
        <w:t>concepts</w:t>
      </w:r>
      <w:r w:rsidR="005E63AF" w:rsidRPr="00934F5E">
        <w:rPr>
          <w:rFonts w:ascii="Times New Roman" w:hAnsi="Times New Roman" w:cs="Times New Roman"/>
          <w:sz w:val="24"/>
          <w:szCs w:val="24"/>
        </w:rPr>
        <w:t xml:space="preserve">. </w:t>
      </w:r>
      <w:r w:rsidR="000A741F" w:rsidRPr="00934F5E">
        <w:rPr>
          <w:rFonts w:ascii="Times New Roman" w:hAnsi="Times New Roman" w:cs="Times New Roman"/>
          <w:sz w:val="24"/>
          <w:szCs w:val="24"/>
        </w:rPr>
        <w:t xml:space="preserve">While </w:t>
      </w:r>
      <w:r w:rsidR="00B82BF8">
        <w:rPr>
          <w:rFonts w:ascii="Times New Roman" w:hAnsi="Times New Roman" w:cs="Times New Roman"/>
          <w:sz w:val="24"/>
          <w:szCs w:val="24"/>
        </w:rPr>
        <w:t>One Health</w:t>
      </w:r>
      <w:r w:rsidR="00B82BF8" w:rsidRPr="00934F5E">
        <w:rPr>
          <w:rFonts w:ascii="Times New Roman" w:hAnsi="Times New Roman" w:cs="Times New Roman"/>
          <w:sz w:val="24"/>
          <w:szCs w:val="24"/>
        </w:rPr>
        <w:t xml:space="preserve"> </w:t>
      </w:r>
      <w:r w:rsidR="000A741F" w:rsidRPr="00934F5E">
        <w:rPr>
          <w:rFonts w:ascii="Times New Roman" w:hAnsi="Times New Roman" w:cs="Times New Roman"/>
          <w:sz w:val="24"/>
          <w:szCs w:val="24"/>
        </w:rPr>
        <w:t xml:space="preserve">and </w:t>
      </w:r>
      <w:r w:rsidR="00B82BF8">
        <w:rPr>
          <w:rFonts w:ascii="Times New Roman" w:hAnsi="Times New Roman" w:cs="Times New Roman"/>
          <w:sz w:val="24"/>
          <w:szCs w:val="24"/>
        </w:rPr>
        <w:t>Planetary Health</w:t>
      </w:r>
      <w:r w:rsidR="000A741F" w:rsidRPr="00934F5E">
        <w:rPr>
          <w:rFonts w:ascii="Times New Roman" w:hAnsi="Times New Roman" w:cs="Times New Roman"/>
          <w:sz w:val="24"/>
          <w:szCs w:val="24"/>
        </w:rPr>
        <w:t xml:space="preserve"> have gotten </w:t>
      </w:r>
      <w:del w:id="477" w:author="Byomkesh Talukder" w:date="2023-10-09T20:28:00Z">
        <w:r w:rsidR="000A741F" w:rsidRPr="0093512C" w:rsidDel="005025BC">
          <w:rPr>
            <w:rFonts w:ascii="Times New Roman" w:hAnsi="Times New Roman" w:cs="Times New Roman"/>
            <w:sz w:val="24"/>
            <w:szCs w:val="24"/>
            <w:highlight w:val="yellow"/>
            <w:rPrChange w:id="478" w:author="Byomkesh Talukder" w:date="2023-10-09T20:43:00Z">
              <w:rPr>
                <w:rFonts w:ascii="Times New Roman" w:hAnsi="Times New Roman" w:cs="Times New Roman"/>
                <w:sz w:val="24"/>
                <w:szCs w:val="24"/>
              </w:rPr>
            </w:rPrChange>
          </w:rPr>
          <w:delText>a lot of</w:delText>
        </w:r>
      </w:del>
      <w:ins w:id="479" w:author="Byomkesh Talukder" w:date="2023-10-09T20:28:00Z">
        <w:r w:rsidR="005025BC" w:rsidRPr="0093512C">
          <w:rPr>
            <w:rFonts w:ascii="Times New Roman" w:hAnsi="Times New Roman" w:cs="Times New Roman"/>
            <w:sz w:val="24"/>
            <w:szCs w:val="24"/>
            <w:highlight w:val="yellow"/>
            <w:rPrChange w:id="480" w:author="Byomkesh Talukder" w:date="2023-10-09T20:43:00Z">
              <w:rPr>
                <w:rFonts w:ascii="Times New Roman" w:hAnsi="Times New Roman" w:cs="Times New Roman"/>
                <w:sz w:val="24"/>
                <w:szCs w:val="24"/>
              </w:rPr>
            </w:rPrChange>
          </w:rPr>
          <w:t>much</w:t>
        </w:r>
      </w:ins>
      <w:r w:rsidR="000A741F" w:rsidRPr="00934F5E">
        <w:rPr>
          <w:rFonts w:ascii="Times New Roman" w:hAnsi="Times New Roman" w:cs="Times New Roman"/>
          <w:sz w:val="24"/>
          <w:szCs w:val="24"/>
        </w:rPr>
        <w:t xml:space="preserve"> attention and support in academic debate, </w:t>
      </w:r>
      <w:proofErr w:type="spellStart"/>
      <w:r w:rsidR="00B82BF8">
        <w:rPr>
          <w:rFonts w:ascii="Times New Roman" w:hAnsi="Times New Roman" w:cs="Times New Roman"/>
          <w:color w:val="000000" w:themeColor="text1"/>
          <w:sz w:val="24"/>
          <w:szCs w:val="24"/>
        </w:rPr>
        <w:t>EcoHealth</w:t>
      </w:r>
      <w:proofErr w:type="spellEnd"/>
      <w:r w:rsidR="000A741F" w:rsidRPr="00934F5E">
        <w:rPr>
          <w:rFonts w:ascii="Times New Roman" w:hAnsi="Times New Roman" w:cs="Times New Roman"/>
          <w:sz w:val="24"/>
          <w:szCs w:val="24"/>
        </w:rPr>
        <w:t xml:space="preserve"> is behind in support. The COVID-19 epidemic has </w:t>
      </w:r>
      <w:r w:rsidR="000A741F" w:rsidRPr="00934F5E">
        <w:rPr>
          <w:rFonts w:ascii="Times New Roman" w:hAnsi="Times New Roman" w:cs="Times New Roman"/>
          <w:sz w:val="24"/>
          <w:szCs w:val="24"/>
        </w:rPr>
        <w:lastRenderedPageBreak/>
        <w:t xml:space="preserve">sharply raised scholarly interest in public health and brought attention to the connections between human health and the </w:t>
      </w:r>
      <w:del w:id="481" w:author="Byomkesh Talukder" w:date="2023-10-09T20:28:00Z">
        <w:r w:rsidR="000A741F" w:rsidRPr="0093512C" w:rsidDel="005025BC">
          <w:rPr>
            <w:rFonts w:ascii="Times New Roman" w:hAnsi="Times New Roman" w:cs="Times New Roman"/>
            <w:sz w:val="24"/>
            <w:szCs w:val="24"/>
            <w:highlight w:val="yellow"/>
            <w:rPrChange w:id="482" w:author="Byomkesh Talukder" w:date="2023-10-09T20:43:00Z">
              <w:rPr>
                <w:rFonts w:ascii="Times New Roman" w:hAnsi="Times New Roman" w:cs="Times New Roman"/>
                <w:sz w:val="24"/>
                <w:szCs w:val="24"/>
              </w:rPr>
            </w:rPrChange>
          </w:rPr>
          <w:delText>health of the environment</w:delText>
        </w:r>
      </w:del>
      <w:ins w:id="483" w:author="Byomkesh Talukder" w:date="2023-10-09T20:28:00Z">
        <w:r w:rsidR="005025BC" w:rsidRPr="0093512C">
          <w:rPr>
            <w:rFonts w:ascii="Times New Roman" w:hAnsi="Times New Roman" w:cs="Times New Roman"/>
            <w:sz w:val="24"/>
            <w:szCs w:val="24"/>
            <w:highlight w:val="yellow"/>
            <w:rPrChange w:id="484" w:author="Byomkesh Talukder" w:date="2023-10-09T20:43:00Z">
              <w:rPr>
                <w:rFonts w:ascii="Times New Roman" w:hAnsi="Times New Roman" w:cs="Times New Roman"/>
                <w:sz w:val="24"/>
                <w:szCs w:val="24"/>
              </w:rPr>
            </w:rPrChange>
          </w:rPr>
          <w:t>environment's health</w:t>
        </w:r>
      </w:ins>
      <w:r w:rsidR="000A741F" w:rsidRPr="00934F5E">
        <w:rPr>
          <w:rFonts w:ascii="Times New Roman" w:hAnsi="Times New Roman" w:cs="Times New Roman"/>
          <w:sz w:val="24"/>
          <w:szCs w:val="24"/>
        </w:rPr>
        <w:t xml:space="preserve">. In </w:t>
      </w:r>
      <w:r w:rsidR="0078509F">
        <w:rPr>
          <w:rFonts w:ascii="Times New Roman" w:hAnsi="Times New Roman" w:cs="Times New Roman"/>
          <w:sz w:val="24"/>
          <w:szCs w:val="24"/>
        </w:rPr>
        <w:t xml:space="preserve">the research on </w:t>
      </w:r>
      <w:r w:rsidR="00B82BF8">
        <w:rPr>
          <w:rFonts w:ascii="Times New Roman" w:hAnsi="Times New Roman" w:cs="Times New Roman"/>
          <w:sz w:val="24"/>
          <w:szCs w:val="24"/>
        </w:rPr>
        <w:t>One Health</w:t>
      </w:r>
      <w:r w:rsidR="00B82BF8" w:rsidRPr="00934F5E">
        <w:rPr>
          <w:rFonts w:ascii="Times New Roman" w:hAnsi="Times New Roman" w:cs="Times New Roman"/>
          <w:sz w:val="24"/>
          <w:szCs w:val="24"/>
        </w:rPr>
        <w:t xml:space="preserve"> </w:t>
      </w:r>
      <w:r w:rsidR="000A741F" w:rsidRPr="00934F5E">
        <w:rPr>
          <w:rFonts w:ascii="Times New Roman" w:hAnsi="Times New Roman" w:cs="Times New Roman"/>
          <w:sz w:val="24"/>
          <w:szCs w:val="24"/>
        </w:rPr>
        <w:t xml:space="preserve">and </w:t>
      </w:r>
      <w:r w:rsidR="0078509F">
        <w:rPr>
          <w:rFonts w:ascii="Times New Roman" w:hAnsi="Times New Roman" w:cs="Times New Roman"/>
          <w:sz w:val="24"/>
          <w:szCs w:val="24"/>
        </w:rPr>
        <w:t>Planetary Health</w:t>
      </w:r>
      <w:r w:rsidR="000A741F" w:rsidRPr="00934F5E">
        <w:rPr>
          <w:rFonts w:ascii="Times New Roman" w:hAnsi="Times New Roman" w:cs="Times New Roman"/>
          <w:sz w:val="24"/>
          <w:szCs w:val="24"/>
        </w:rPr>
        <w:t xml:space="preserve">, </w:t>
      </w:r>
      <w:r w:rsidR="0078509F">
        <w:rPr>
          <w:rFonts w:ascii="Times New Roman" w:hAnsi="Times New Roman" w:cs="Times New Roman"/>
          <w:sz w:val="24"/>
          <w:szCs w:val="24"/>
        </w:rPr>
        <w:t xml:space="preserve">however, </w:t>
      </w:r>
      <w:r w:rsidR="000A741F" w:rsidRPr="00934F5E">
        <w:rPr>
          <w:rFonts w:ascii="Times New Roman" w:hAnsi="Times New Roman" w:cs="Times New Roman"/>
          <w:sz w:val="24"/>
          <w:szCs w:val="24"/>
        </w:rPr>
        <w:t>there appears to be a gap between advocacy and implementation, indicating a need for closer coordination</w:t>
      </w:r>
      <w:del w:id="485" w:author="Byomkesh Talukder" w:date="2023-10-09T20:28:00Z">
        <w:r w:rsidR="000A741F" w:rsidRPr="00934F5E" w:rsidDel="005025BC">
          <w:rPr>
            <w:rFonts w:ascii="Times New Roman" w:hAnsi="Times New Roman" w:cs="Times New Roman"/>
            <w:sz w:val="24"/>
            <w:szCs w:val="24"/>
          </w:rPr>
          <w:delText xml:space="preserve"> </w:delText>
        </w:r>
        <w:r w:rsidR="000A741F" w:rsidRPr="0093512C" w:rsidDel="005025BC">
          <w:rPr>
            <w:rFonts w:ascii="Times New Roman" w:hAnsi="Times New Roman" w:cs="Times New Roman"/>
            <w:sz w:val="24"/>
            <w:szCs w:val="24"/>
            <w:highlight w:val="yellow"/>
            <w:rPrChange w:id="486" w:author="Byomkesh Talukder" w:date="2023-10-09T20:43:00Z">
              <w:rPr>
                <w:rFonts w:ascii="Times New Roman" w:hAnsi="Times New Roman" w:cs="Times New Roman"/>
                <w:sz w:val="24"/>
                <w:szCs w:val="24"/>
              </w:rPr>
            </w:rPrChange>
          </w:rPr>
          <w:delText>between the two</w:delText>
        </w:r>
      </w:del>
      <w:r w:rsidR="000A741F" w:rsidRPr="00934F5E">
        <w:rPr>
          <w:rFonts w:ascii="Times New Roman" w:hAnsi="Times New Roman" w:cs="Times New Roman"/>
          <w:sz w:val="24"/>
          <w:szCs w:val="24"/>
        </w:rPr>
        <w:t xml:space="preserve">. Reputable UN </w:t>
      </w:r>
      <w:del w:id="487" w:author="Byomkesh Talukder" w:date="2023-10-09T20:28:00Z">
        <w:r w:rsidR="000A741F" w:rsidRPr="0093512C" w:rsidDel="005025BC">
          <w:rPr>
            <w:rFonts w:ascii="Times New Roman" w:hAnsi="Times New Roman" w:cs="Times New Roman"/>
            <w:sz w:val="24"/>
            <w:szCs w:val="24"/>
            <w:highlight w:val="yellow"/>
            <w:rPrChange w:id="488" w:author="Byomkesh Talukder" w:date="2023-10-09T20:43:00Z">
              <w:rPr>
                <w:rFonts w:ascii="Times New Roman" w:hAnsi="Times New Roman" w:cs="Times New Roman"/>
                <w:sz w:val="24"/>
                <w:szCs w:val="24"/>
              </w:rPr>
            </w:rPrChange>
          </w:rPr>
          <w:delText xml:space="preserve">organisations </w:delText>
        </w:r>
      </w:del>
      <w:ins w:id="489" w:author="Byomkesh Talukder" w:date="2023-10-09T20:28:00Z">
        <w:r w:rsidR="005025BC" w:rsidRPr="0093512C">
          <w:rPr>
            <w:rFonts w:ascii="Times New Roman" w:hAnsi="Times New Roman" w:cs="Times New Roman"/>
            <w:sz w:val="24"/>
            <w:szCs w:val="24"/>
            <w:highlight w:val="yellow"/>
            <w:rPrChange w:id="490" w:author="Byomkesh Talukder" w:date="2023-10-09T20:43:00Z">
              <w:rPr>
                <w:rFonts w:ascii="Times New Roman" w:hAnsi="Times New Roman" w:cs="Times New Roman"/>
                <w:sz w:val="24"/>
                <w:szCs w:val="24"/>
              </w:rPr>
            </w:rPrChange>
          </w:rPr>
          <w:t>organizations</w:t>
        </w:r>
        <w:r w:rsidR="005025BC" w:rsidRPr="00934F5E">
          <w:rPr>
            <w:rFonts w:ascii="Times New Roman" w:hAnsi="Times New Roman" w:cs="Times New Roman"/>
            <w:sz w:val="24"/>
            <w:szCs w:val="24"/>
          </w:rPr>
          <w:t xml:space="preserve"> </w:t>
        </w:r>
      </w:ins>
      <w:r w:rsidR="000A741F" w:rsidRPr="00934F5E">
        <w:rPr>
          <w:rFonts w:ascii="Times New Roman" w:hAnsi="Times New Roman" w:cs="Times New Roman"/>
          <w:sz w:val="24"/>
          <w:szCs w:val="24"/>
        </w:rPr>
        <w:t xml:space="preserve">like WHO, UNEP, FAO, UNDP, UNFCCC, UNESCO, and UN-Habitat actively advance these subjects through research, policy development, and international collaboration. All three </w:t>
      </w:r>
      <w:r w:rsidR="00BE7D9D" w:rsidRPr="00934F5E">
        <w:rPr>
          <w:rFonts w:ascii="Times New Roman" w:hAnsi="Times New Roman" w:cs="Times New Roman"/>
          <w:sz w:val="24"/>
          <w:szCs w:val="24"/>
        </w:rPr>
        <w:t xml:space="preserve">approaches </w:t>
      </w:r>
      <w:r w:rsidR="000A741F" w:rsidRPr="00934F5E">
        <w:rPr>
          <w:rFonts w:ascii="Times New Roman" w:hAnsi="Times New Roman" w:cs="Times New Roman"/>
          <w:sz w:val="24"/>
          <w:szCs w:val="24"/>
        </w:rPr>
        <w:t xml:space="preserve">demonstrate cross-disciplinary collaboration, showcasing active communication and knowledge expansion among researchers from other fields. </w:t>
      </w:r>
    </w:p>
    <w:p w14:paraId="509AFBC0" w14:textId="50C77AB1" w:rsidR="00083B60" w:rsidRDefault="000A741F"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To address global health issues more inclusively and balance the research agenda, there </w:t>
      </w:r>
      <w:proofErr w:type="gramStart"/>
      <w:r w:rsidRPr="00934F5E">
        <w:rPr>
          <w:rFonts w:ascii="Times New Roman" w:hAnsi="Times New Roman" w:cs="Times New Roman"/>
          <w:sz w:val="24"/>
          <w:szCs w:val="24"/>
        </w:rPr>
        <w:t>has to</w:t>
      </w:r>
      <w:proofErr w:type="gramEnd"/>
      <w:r w:rsidRPr="00934F5E">
        <w:rPr>
          <w:rFonts w:ascii="Times New Roman" w:hAnsi="Times New Roman" w:cs="Times New Roman"/>
          <w:sz w:val="24"/>
          <w:szCs w:val="24"/>
        </w:rPr>
        <w:t xml:space="preserve"> be increased collaboration between the global North and South. Furthermore, it is good to note that </w:t>
      </w:r>
      <w:r w:rsidR="00B82BF8">
        <w:rPr>
          <w:rFonts w:ascii="Times New Roman" w:hAnsi="Times New Roman" w:cs="Times New Roman"/>
          <w:sz w:val="24"/>
          <w:szCs w:val="24"/>
        </w:rPr>
        <w:t>Planetary Health, One Health</w:t>
      </w:r>
      <w:r w:rsidR="0078509F">
        <w:rPr>
          <w:rFonts w:ascii="Times New Roman" w:hAnsi="Times New Roman" w:cs="Times New Roman"/>
          <w:sz w:val="24"/>
          <w:szCs w:val="24"/>
        </w:rPr>
        <w:t>,</w:t>
      </w:r>
      <w:r w:rsidR="00B82BF8">
        <w:rPr>
          <w:rFonts w:ascii="Times New Roman" w:hAnsi="Times New Roman" w:cs="Times New Roman"/>
          <w:sz w:val="24"/>
          <w:szCs w:val="24"/>
        </w:rPr>
        <w:t xml:space="preserve"> and </w:t>
      </w:r>
      <w:proofErr w:type="spellStart"/>
      <w:r w:rsidR="00B82BF8">
        <w:rPr>
          <w:rFonts w:ascii="Times New Roman" w:hAnsi="Times New Roman" w:cs="Times New Roman"/>
          <w:sz w:val="24"/>
          <w:szCs w:val="24"/>
        </w:rPr>
        <w:t>EcoHealth</w:t>
      </w:r>
      <w:proofErr w:type="spellEnd"/>
      <w:r w:rsidR="00B82BF8">
        <w:rPr>
          <w:rFonts w:ascii="Times New Roman" w:hAnsi="Times New Roman" w:cs="Times New Roman"/>
          <w:sz w:val="24"/>
          <w:szCs w:val="24"/>
        </w:rPr>
        <w:t xml:space="preserve"> </w:t>
      </w:r>
      <w:r w:rsidR="00B82BF8" w:rsidRPr="00934F5E">
        <w:rPr>
          <w:rFonts w:ascii="Times New Roman" w:hAnsi="Times New Roman" w:cs="Times New Roman"/>
          <w:sz w:val="24"/>
          <w:szCs w:val="24"/>
        </w:rPr>
        <w:t>are</w:t>
      </w:r>
      <w:r w:rsidRPr="00934F5E">
        <w:rPr>
          <w:rFonts w:ascii="Times New Roman" w:hAnsi="Times New Roman" w:cs="Times New Roman"/>
          <w:sz w:val="24"/>
          <w:szCs w:val="24"/>
        </w:rPr>
        <w:t xml:space="preserve"> applicable globally </w:t>
      </w:r>
      <w:r w:rsidR="0078509F">
        <w:rPr>
          <w:rFonts w:ascii="Times New Roman" w:hAnsi="Times New Roman" w:cs="Times New Roman"/>
          <w:sz w:val="24"/>
          <w:szCs w:val="24"/>
        </w:rPr>
        <w:t>as represented by</w:t>
      </w:r>
      <w:r w:rsidRPr="00934F5E">
        <w:rPr>
          <w:rFonts w:ascii="Times New Roman" w:hAnsi="Times New Roman" w:cs="Times New Roman"/>
          <w:sz w:val="24"/>
          <w:szCs w:val="24"/>
        </w:rPr>
        <w:t xml:space="preserve"> active contributions from scholars and practitioners </w:t>
      </w:r>
      <w:del w:id="491" w:author="Byomkesh Talukder" w:date="2023-10-09T20:28:00Z">
        <w:r w:rsidRPr="0093512C" w:rsidDel="005025BC">
          <w:rPr>
            <w:rFonts w:ascii="Times New Roman" w:hAnsi="Times New Roman" w:cs="Times New Roman"/>
            <w:sz w:val="24"/>
            <w:szCs w:val="24"/>
            <w:highlight w:val="yellow"/>
            <w:rPrChange w:id="492" w:author="Byomkesh Talukder" w:date="2023-10-09T20:43:00Z">
              <w:rPr>
                <w:rFonts w:ascii="Times New Roman" w:hAnsi="Times New Roman" w:cs="Times New Roman"/>
                <w:sz w:val="24"/>
                <w:szCs w:val="24"/>
              </w:rPr>
            </w:rPrChange>
          </w:rPr>
          <w:delText>around the world</w:delText>
        </w:r>
      </w:del>
      <w:ins w:id="493" w:author="Byomkesh Talukder" w:date="2023-10-09T20:28:00Z">
        <w:r w:rsidR="005025BC" w:rsidRPr="0093512C">
          <w:rPr>
            <w:rFonts w:ascii="Times New Roman" w:hAnsi="Times New Roman" w:cs="Times New Roman"/>
            <w:sz w:val="24"/>
            <w:szCs w:val="24"/>
            <w:highlight w:val="yellow"/>
            <w:rPrChange w:id="494" w:author="Byomkesh Talukder" w:date="2023-10-09T20:43:00Z">
              <w:rPr>
                <w:rFonts w:ascii="Times New Roman" w:hAnsi="Times New Roman" w:cs="Times New Roman"/>
                <w:sz w:val="24"/>
                <w:szCs w:val="24"/>
              </w:rPr>
            </w:rPrChange>
          </w:rPr>
          <w:t>worldwide</w:t>
        </w:r>
      </w:ins>
      <w:r w:rsidRPr="0093512C">
        <w:rPr>
          <w:rFonts w:ascii="Times New Roman" w:hAnsi="Times New Roman" w:cs="Times New Roman"/>
          <w:sz w:val="24"/>
          <w:szCs w:val="24"/>
          <w:highlight w:val="yellow"/>
          <w:rPrChange w:id="495" w:author="Byomkesh Talukder" w:date="2023-10-09T20:43:00Z">
            <w:rPr>
              <w:rFonts w:ascii="Times New Roman" w:hAnsi="Times New Roman" w:cs="Times New Roman"/>
              <w:sz w:val="24"/>
              <w:szCs w:val="24"/>
            </w:rPr>
          </w:rPrChange>
        </w:rPr>
        <w:t>.</w:t>
      </w:r>
      <w:r w:rsidR="00BE7D9D"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Despite their differences, </w:t>
      </w:r>
      <w:r w:rsidR="0078509F">
        <w:rPr>
          <w:rFonts w:ascii="Times New Roman" w:hAnsi="Times New Roman" w:cs="Times New Roman"/>
          <w:sz w:val="24"/>
          <w:szCs w:val="24"/>
        </w:rPr>
        <w:t>the three concepts</w:t>
      </w:r>
      <w:r w:rsidR="00B82BF8">
        <w:rPr>
          <w:rFonts w:ascii="Times New Roman" w:hAnsi="Times New Roman" w:cs="Times New Roman"/>
          <w:sz w:val="24"/>
          <w:szCs w:val="24"/>
        </w:rPr>
        <w:t xml:space="preserve"> </w:t>
      </w:r>
      <w:r w:rsidR="00B82BF8" w:rsidRPr="00934F5E">
        <w:rPr>
          <w:rFonts w:ascii="Times New Roman" w:hAnsi="Times New Roman" w:cs="Times New Roman"/>
          <w:sz w:val="24"/>
          <w:szCs w:val="24"/>
        </w:rPr>
        <w:t>have</w:t>
      </w:r>
      <w:r w:rsidRPr="00934F5E">
        <w:rPr>
          <w:rFonts w:ascii="Times New Roman" w:hAnsi="Times New Roman" w:cs="Times New Roman"/>
          <w:sz w:val="24"/>
          <w:szCs w:val="24"/>
        </w:rPr>
        <w:t xml:space="preserve"> a lot in common </w:t>
      </w:r>
      <w:del w:id="496" w:author="Byomkesh Talukder" w:date="2023-10-09T20:28:00Z">
        <w:r w:rsidRPr="0093512C" w:rsidDel="005025BC">
          <w:rPr>
            <w:rFonts w:ascii="Times New Roman" w:hAnsi="Times New Roman" w:cs="Times New Roman"/>
            <w:sz w:val="24"/>
            <w:szCs w:val="24"/>
            <w:highlight w:val="yellow"/>
            <w:rPrChange w:id="497" w:author="Byomkesh Talukder" w:date="2023-10-09T20:43:00Z">
              <w:rPr>
                <w:rFonts w:ascii="Times New Roman" w:hAnsi="Times New Roman" w:cs="Times New Roman"/>
                <w:sz w:val="24"/>
                <w:szCs w:val="24"/>
              </w:rPr>
            </w:rPrChange>
          </w:rPr>
          <w:delText>when it comes to</w:delText>
        </w:r>
      </w:del>
      <w:ins w:id="498" w:author="Byomkesh Talukder" w:date="2023-10-09T20:28:00Z">
        <w:r w:rsidR="005025BC" w:rsidRPr="0093512C">
          <w:rPr>
            <w:rFonts w:ascii="Times New Roman" w:hAnsi="Times New Roman" w:cs="Times New Roman"/>
            <w:sz w:val="24"/>
            <w:szCs w:val="24"/>
            <w:highlight w:val="yellow"/>
            <w:rPrChange w:id="499" w:author="Byomkesh Talukder" w:date="2023-10-09T20:43:00Z">
              <w:rPr>
                <w:rFonts w:ascii="Times New Roman" w:hAnsi="Times New Roman" w:cs="Times New Roman"/>
                <w:sz w:val="24"/>
                <w:szCs w:val="24"/>
              </w:rPr>
            </w:rPrChange>
          </w:rPr>
          <w:t>regarding</w:t>
        </w:r>
      </w:ins>
      <w:r w:rsidRPr="00934F5E">
        <w:rPr>
          <w:rFonts w:ascii="Times New Roman" w:hAnsi="Times New Roman" w:cs="Times New Roman"/>
          <w:sz w:val="24"/>
          <w:szCs w:val="24"/>
        </w:rPr>
        <w:t xml:space="preserve"> understanding how intertwined human, animal, and environmental health are. </w:t>
      </w:r>
      <w:del w:id="500" w:author="Byomkesh Talukder" w:date="2023-10-09T20:28:00Z">
        <w:r w:rsidRPr="0093512C" w:rsidDel="005025BC">
          <w:rPr>
            <w:rFonts w:ascii="Times New Roman" w:hAnsi="Times New Roman" w:cs="Times New Roman"/>
            <w:sz w:val="24"/>
            <w:szCs w:val="24"/>
            <w:highlight w:val="yellow"/>
            <w:rPrChange w:id="501" w:author="Byomkesh Talukder" w:date="2023-10-09T20:43:00Z">
              <w:rPr>
                <w:rFonts w:ascii="Times New Roman" w:hAnsi="Times New Roman" w:cs="Times New Roman"/>
                <w:sz w:val="24"/>
                <w:szCs w:val="24"/>
              </w:rPr>
            </w:rPrChange>
          </w:rPr>
          <w:delText>In order to</w:delText>
        </w:r>
      </w:del>
      <w:ins w:id="502" w:author="Byomkesh Talukder" w:date="2023-10-09T20:28:00Z">
        <w:r w:rsidR="005025BC" w:rsidRPr="0093512C">
          <w:rPr>
            <w:rFonts w:ascii="Times New Roman" w:hAnsi="Times New Roman" w:cs="Times New Roman"/>
            <w:sz w:val="24"/>
            <w:szCs w:val="24"/>
            <w:highlight w:val="yellow"/>
            <w:rPrChange w:id="503" w:author="Byomkesh Talukder" w:date="2023-10-09T20:43:00Z">
              <w:rPr>
                <w:rFonts w:ascii="Times New Roman" w:hAnsi="Times New Roman" w:cs="Times New Roman"/>
                <w:sz w:val="24"/>
                <w:szCs w:val="24"/>
              </w:rPr>
            </w:rPrChange>
          </w:rPr>
          <w:t>To</w:t>
        </w:r>
      </w:ins>
      <w:r w:rsidRPr="00934F5E">
        <w:rPr>
          <w:rFonts w:ascii="Times New Roman" w:hAnsi="Times New Roman" w:cs="Times New Roman"/>
          <w:sz w:val="24"/>
          <w:szCs w:val="24"/>
        </w:rPr>
        <w:t xml:space="preserve"> understand and manage health, </w:t>
      </w:r>
      <w:r w:rsidR="0078509F">
        <w:rPr>
          <w:rFonts w:ascii="Times New Roman" w:hAnsi="Times New Roman" w:cs="Times New Roman"/>
          <w:sz w:val="24"/>
          <w:szCs w:val="24"/>
        </w:rPr>
        <w:t>each</w:t>
      </w:r>
      <w:r w:rsidR="0078509F" w:rsidRPr="00934F5E">
        <w:rPr>
          <w:rFonts w:ascii="Times New Roman" w:hAnsi="Times New Roman" w:cs="Times New Roman"/>
          <w:sz w:val="24"/>
          <w:szCs w:val="24"/>
        </w:rPr>
        <w:t xml:space="preserve"> </w:t>
      </w:r>
      <w:r w:rsidRPr="00934F5E">
        <w:rPr>
          <w:rFonts w:ascii="Times New Roman" w:hAnsi="Times New Roman" w:cs="Times New Roman"/>
          <w:sz w:val="24"/>
          <w:szCs w:val="24"/>
        </w:rPr>
        <w:t>strongly emphasize</w:t>
      </w:r>
      <w:r w:rsidR="0078509F">
        <w:rPr>
          <w:rFonts w:ascii="Times New Roman" w:hAnsi="Times New Roman" w:cs="Times New Roman"/>
          <w:sz w:val="24"/>
          <w:szCs w:val="24"/>
        </w:rPr>
        <w:t>s</w:t>
      </w:r>
      <w:r w:rsidRPr="00934F5E">
        <w:rPr>
          <w:rFonts w:ascii="Times New Roman" w:hAnsi="Times New Roman" w:cs="Times New Roman"/>
          <w:sz w:val="24"/>
          <w:szCs w:val="24"/>
        </w:rPr>
        <w:t xml:space="preserve"> ecological relationships, zoonotic disease prevention, and the value of community involvement. </w:t>
      </w:r>
      <w:r w:rsidR="00BE7D9D" w:rsidRPr="00934F5E">
        <w:rPr>
          <w:rFonts w:ascii="Times New Roman" w:hAnsi="Times New Roman" w:cs="Times New Roman"/>
          <w:sz w:val="24"/>
          <w:szCs w:val="24"/>
        </w:rPr>
        <w:t>They also</w:t>
      </w:r>
      <w:r w:rsidRPr="00934F5E">
        <w:rPr>
          <w:rFonts w:ascii="Times New Roman" w:hAnsi="Times New Roman" w:cs="Times New Roman"/>
          <w:sz w:val="24"/>
          <w:szCs w:val="24"/>
        </w:rPr>
        <w:t xml:space="preserve"> concur that </w:t>
      </w:r>
      <w:r w:rsidR="00BE7D9D" w:rsidRPr="00934F5E">
        <w:rPr>
          <w:rFonts w:ascii="Times New Roman" w:hAnsi="Times New Roman" w:cs="Times New Roman"/>
          <w:sz w:val="24"/>
          <w:szCs w:val="24"/>
        </w:rPr>
        <w:t xml:space="preserve">it is essential to understand the roles of </w:t>
      </w:r>
      <w:r w:rsidRPr="00934F5E">
        <w:rPr>
          <w:rFonts w:ascii="Times New Roman" w:hAnsi="Times New Roman" w:cs="Times New Roman"/>
          <w:sz w:val="24"/>
          <w:szCs w:val="24"/>
        </w:rPr>
        <w:t>ecosystems, climate change, and socioeconomic determinants of health</w:t>
      </w:r>
      <w:r w:rsidR="00BE7D9D" w:rsidRPr="00934F5E">
        <w:rPr>
          <w:rFonts w:ascii="Times New Roman" w:hAnsi="Times New Roman" w:cs="Times New Roman"/>
          <w:sz w:val="24"/>
          <w:szCs w:val="24"/>
        </w:rPr>
        <w:t xml:space="preserve"> in the </w:t>
      </w:r>
      <w:del w:id="504" w:author="Byomkesh Talukder" w:date="2023-10-09T20:28:00Z">
        <w:r w:rsidR="00BE7D9D" w:rsidRPr="0093512C" w:rsidDel="005025BC">
          <w:rPr>
            <w:rFonts w:ascii="Times New Roman" w:hAnsi="Times New Roman" w:cs="Times New Roman"/>
            <w:sz w:val="24"/>
            <w:szCs w:val="24"/>
            <w:highlight w:val="yellow"/>
            <w:rPrChange w:id="505" w:author="Byomkesh Talukder" w:date="2023-10-09T20:43:00Z">
              <w:rPr>
                <w:rFonts w:ascii="Times New Roman" w:hAnsi="Times New Roman" w:cs="Times New Roman"/>
                <w:sz w:val="24"/>
                <w:szCs w:val="24"/>
              </w:rPr>
            </w:rPrChange>
          </w:rPr>
          <w:delText xml:space="preserve">wellbeing </w:delText>
        </w:r>
      </w:del>
      <w:ins w:id="506" w:author="Byomkesh Talukder" w:date="2023-10-09T20:28:00Z">
        <w:r w:rsidR="005025BC" w:rsidRPr="0093512C">
          <w:rPr>
            <w:rFonts w:ascii="Times New Roman" w:hAnsi="Times New Roman" w:cs="Times New Roman"/>
            <w:sz w:val="24"/>
            <w:szCs w:val="24"/>
            <w:highlight w:val="yellow"/>
            <w:rPrChange w:id="507" w:author="Byomkesh Talukder" w:date="2023-10-09T20:43:00Z">
              <w:rPr>
                <w:rFonts w:ascii="Times New Roman" w:hAnsi="Times New Roman" w:cs="Times New Roman"/>
                <w:sz w:val="24"/>
                <w:szCs w:val="24"/>
              </w:rPr>
            </w:rPrChange>
          </w:rPr>
          <w:t>well-being</w:t>
        </w:r>
        <w:r w:rsidR="005025BC" w:rsidRPr="00934F5E">
          <w:rPr>
            <w:rFonts w:ascii="Times New Roman" w:hAnsi="Times New Roman" w:cs="Times New Roman"/>
            <w:sz w:val="24"/>
            <w:szCs w:val="24"/>
          </w:rPr>
          <w:t xml:space="preserve"> </w:t>
        </w:r>
      </w:ins>
      <w:r w:rsidR="00BE7D9D" w:rsidRPr="00934F5E">
        <w:rPr>
          <w:rFonts w:ascii="Times New Roman" w:hAnsi="Times New Roman" w:cs="Times New Roman"/>
          <w:sz w:val="24"/>
          <w:szCs w:val="24"/>
        </w:rPr>
        <w:t>of Earth and its people</w:t>
      </w:r>
      <w:r w:rsidRPr="00934F5E">
        <w:rPr>
          <w:rFonts w:ascii="Times New Roman" w:hAnsi="Times New Roman" w:cs="Times New Roman"/>
          <w:sz w:val="24"/>
          <w:szCs w:val="24"/>
        </w:rPr>
        <w:t>.</w:t>
      </w:r>
    </w:p>
    <w:p w14:paraId="61A3B9B6" w14:textId="555047FA" w:rsidR="00266023" w:rsidRDefault="00266023" w:rsidP="00AF3607">
      <w:pPr>
        <w:spacing w:line="240" w:lineRule="auto"/>
        <w:jc w:val="both"/>
        <w:rPr>
          <w:rFonts w:ascii="Times New Roman" w:hAnsi="Times New Roman" w:cs="Times New Roman"/>
          <w:sz w:val="24"/>
          <w:szCs w:val="24"/>
        </w:rPr>
      </w:pPr>
      <w:r w:rsidRPr="00E72DD8">
        <w:rPr>
          <w:rFonts w:ascii="Times New Roman" w:hAnsi="Times New Roman" w:cs="Times New Roman"/>
          <w:sz w:val="24"/>
          <w:szCs w:val="24"/>
        </w:rPr>
        <w:t xml:space="preserve">The similarities </w:t>
      </w:r>
      <w:r w:rsidR="0078509F">
        <w:rPr>
          <w:rFonts w:ascii="Times New Roman" w:hAnsi="Times New Roman" w:cs="Times New Roman"/>
          <w:sz w:val="24"/>
          <w:szCs w:val="24"/>
        </w:rPr>
        <w:t>between</w:t>
      </w:r>
      <w:r w:rsidRPr="00E72DD8">
        <w:rPr>
          <w:rFonts w:ascii="Times New Roman" w:hAnsi="Times New Roman" w:cs="Times New Roman"/>
          <w:sz w:val="24"/>
          <w:szCs w:val="24"/>
        </w:rPr>
        <w:t xml:space="preserve"> Planetary Health, One Health</w:t>
      </w:r>
      <w:r w:rsidR="0078509F">
        <w:rPr>
          <w:rFonts w:ascii="Times New Roman" w:hAnsi="Times New Roman" w:cs="Times New Roman"/>
          <w:sz w:val="24"/>
          <w:szCs w:val="24"/>
        </w:rPr>
        <w:t>,</w:t>
      </w:r>
      <w:r w:rsidRPr="00E72DD8">
        <w:rPr>
          <w:rFonts w:ascii="Times New Roman" w:hAnsi="Times New Roman" w:cs="Times New Roman"/>
          <w:sz w:val="24"/>
          <w:szCs w:val="24"/>
        </w:rPr>
        <w:t xml:space="preserve"> and </w:t>
      </w:r>
      <w:proofErr w:type="spellStart"/>
      <w:r w:rsidRPr="00E72DD8">
        <w:rPr>
          <w:rFonts w:ascii="Times New Roman" w:hAnsi="Times New Roman" w:cs="Times New Roman"/>
          <w:sz w:val="24"/>
          <w:szCs w:val="24"/>
        </w:rPr>
        <w:t>EcoHealth</w:t>
      </w:r>
      <w:proofErr w:type="spellEnd"/>
      <w:r w:rsidRPr="00E72DD8">
        <w:rPr>
          <w:rFonts w:ascii="Times New Roman" w:hAnsi="Times New Roman" w:cs="Times New Roman"/>
          <w:sz w:val="24"/>
          <w:szCs w:val="24"/>
        </w:rPr>
        <w:t xml:space="preserve"> can create confusion, highlighting the need to clarify the relative focus of </w:t>
      </w:r>
      <w:r w:rsidR="0078509F">
        <w:rPr>
          <w:rFonts w:ascii="Times New Roman" w:hAnsi="Times New Roman" w:cs="Times New Roman"/>
          <w:sz w:val="24"/>
          <w:szCs w:val="24"/>
        </w:rPr>
        <w:t>each</w:t>
      </w:r>
      <w:r w:rsidRPr="00E72DD8">
        <w:rPr>
          <w:rFonts w:ascii="Times New Roman" w:hAnsi="Times New Roman" w:cs="Times New Roman"/>
          <w:sz w:val="24"/>
          <w:szCs w:val="24"/>
        </w:rPr>
        <w:t xml:space="preserve">. However, </w:t>
      </w:r>
      <w:r w:rsidR="0078509F">
        <w:rPr>
          <w:rFonts w:ascii="Times New Roman" w:hAnsi="Times New Roman" w:cs="Times New Roman"/>
          <w:sz w:val="24"/>
          <w:szCs w:val="24"/>
        </w:rPr>
        <w:t xml:space="preserve">their </w:t>
      </w:r>
      <w:r w:rsidRPr="00E72DD8">
        <w:rPr>
          <w:rFonts w:ascii="Times New Roman" w:hAnsi="Times New Roman" w:cs="Times New Roman"/>
          <w:sz w:val="24"/>
          <w:szCs w:val="24"/>
        </w:rPr>
        <w:t>alignment</w:t>
      </w:r>
      <w:r w:rsidR="0078509F">
        <w:rPr>
          <w:rFonts w:ascii="Times New Roman" w:hAnsi="Times New Roman" w:cs="Times New Roman"/>
          <w:sz w:val="24"/>
          <w:szCs w:val="24"/>
        </w:rPr>
        <w:t>s</w:t>
      </w:r>
      <w:r w:rsidRPr="00E72DD8">
        <w:rPr>
          <w:rFonts w:ascii="Times New Roman" w:hAnsi="Times New Roman" w:cs="Times New Roman"/>
          <w:sz w:val="24"/>
          <w:szCs w:val="24"/>
        </w:rPr>
        <w:t xml:space="preserve"> highlight </w:t>
      </w:r>
      <w:r w:rsidR="0078509F">
        <w:rPr>
          <w:rFonts w:ascii="Times New Roman" w:hAnsi="Times New Roman" w:cs="Times New Roman"/>
          <w:sz w:val="24"/>
          <w:szCs w:val="24"/>
        </w:rPr>
        <w:t>the</w:t>
      </w:r>
      <w:r w:rsidRPr="00E72DD8">
        <w:rPr>
          <w:rFonts w:ascii="Times New Roman" w:hAnsi="Times New Roman" w:cs="Times New Roman"/>
          <w:sz w:val="24"/>
          <w:szCs w:val="24"/>
        </w:rPr>
        <w:t xml:space="preserve"> scope of collaboration </w:t>
      </w:r>
      <w:r w:rsidR="0078509F">
        <w:rPr>
          <w:rFonts w:ascii="Times New Roman" w:hAnsi="Times New Roman" w:cs="Times New Roman"/>
          <w:sz w:val="24"/>
          <w:szCs w:val="24"/>
        </w:rPr>
        <w:t>rather than competition among</w:t>
      </w:r>
      <w:r w:rsidRPr="00E72DD8">
        <w:rPr>
          <w:rFonts w:ascii="Times New Roman" w:hAnsi="Times New Roman" w:cs="Times New Roman"/>
          <w:sz w:val="24"/>
          <w:szCs w:val="24"/>
        </w:rPr>
        <w:t xml:space="preserve"> experts.</w:t>
      </w:r>
      <w:r w:rsidR="00E72DD8" w:rsidRPr="00E72DD8">
        <w:rPr>
          <w:rFonts w:ascii="Times New Roman" w:hAnsi="Times New Roman" w:cs="Times New Roman"/>
          <w:sz w:val="24"/>
          <w:szCs w:val="24"/>
        </w:rPr>
        <w:t xml:space="preserve"> </w:t>
      </w:r>
      <w:r w:rsidR="0078509F">
        <w:rPr>
          <w:rFonts w:ascii="Times New Roman" w:hAnsi="Times New Roman" w:cs="Times New Roman"/>
          <w:sz w:val="24"/>
          <w:szCs w:val="24"/>
        </w:rPr>
        <w:t>The concepts complement each other in terms of</w:t>
      </w:r>
      <w:r w:rsidR="00E72DD8" w:rsidRPr="00E72DD8">
        <w:rPr>
          <w:rFonts w:ascii="Times New Roman" w:hAnsi="Times New Roman" w:cs="Times New Roman"/>
          <w:sz w:val="24"/>
          <w:szCs w:val="24"/>
        </w:rPr>
        <w:t xml:space="preserve"> scientific research and convert</w:t>
      </w:r>
      <w:r w:rsidR="0078509F">
        <w:rPr>
          <w:rFonts w:ascii="Times New Roman" w:hAnsi="Times New Roman" w:cs="Times New Roman"/>
          <w:sz w:val="24"/>
          <w:szCs w:val="24"/>
        </w:rPr>
        <w:t>ing</w:t>
      </w:r>
      <w:r w:rsidR="00E72DD8" w:rsidRPr="00E72DD8">
        <w:rPr>
          <w:rFonts w:ascii="Times New Roman" w:hAnsi="Times New Roman" w:cs="Times New Roman"/>
          <w:sz w:val="24"/>
          <w:szCs w:val="24"/>
        </w:rPr>
        <w:t xml:space="preserve"> research findings into polic</w:t>
      </w:r>
      <w:r w:rsidR="0078509F">
        <w:rPr>
          <w:rFonts w:ascii="Times New Roman" w:hAnsi="Times New Roman" w:cs="Times New Roman"/>
          <w:sz w:val="24"/>
          <w:szCs w:val="24"/>
        </w:rPr>
        <w:t>ies</w:t>
      </w:r>
      <w:r w:rsidR="00E72DD8" w:rsidRPr="00E72DD8">
        <w:rPr>
          <w:rFonts w:ascii="Times New Roman" w:hAnsi="Times New Roman" w:cs="Times New Roman"/>
          <w:sz w:val="24"/>
          <w:szCs w:val="24"/>
        </w:rPr>
        <w:t xml:space="preserve"> and programme</w:t>
      </w:r>
      <w:r w:rsidR="0078509F">
        <w:rPr>
          <w:rFonts w:ascii="Times New Roman" w:hAnsi="Times New Roman" w:cs="Times New Roman"/>
          <w:sz w:val="24"/>
          <w:szCs w:val="24"/>
        </w:rPr>
        <w:t>s</w:t>
      </w:r>
      <w:r w:rsidR="00E72DD8" w:rsidRPr="00E72DD8">
        <w:rPr>
          <w:rFonts w:ascii="Times New Roman" w:hAnsi="Times New Roman" w:cs="Times New Roman"/>
          <w:sz w:val="24"/>
          <w:szCs w:val="24"/>
        </w:rPr>
        <w:t xml:space="preserve">. </w:t>
      </w:r>
    </w:p>
    <w:p w14:paraId="49CAD53D" w14:textId="77777777" w:rsidR="00773900" w:rsidRDefault="00773900" w:rsidP="00AF3607">
      <w:pPr>
        <w:spacing w:line="240" w:lineRule="auto"/>
        <w:jc w:val="both"/>
        <w:rPr>
          <w:rFonts w:ascii="Times New Roman" w:hAnsi="Times New Roman" w:cs="Times New Roman"/>
          <w:sz w:val="24"/>
          <w:szCs w:val="24"/>
        </w:rPr>
      </w:pPr>
    </w:p>
    <w:p w14:paraId="505753A3" w14:textId="3C2BC9AF" w:rsidR="00773900" w:rsidRPr="00934F5E" w:rsidRDefault="00773900" w:rsidP="00AF3607">
      <w:pPr>
        <w:spacing w:line="240" w:lineRule="auto"/>
        <w:jc w:val="both"/>
        <w:rPr>
          <w:rFonts w:ascii="Times New Roman" w:hAnsi="Times New Roman" w:cs="Times New Roman"/>
          <w:sz w:val="24"/>
          <w:szCs w:val="24"/>
        </w:rPr>
      </w:pPr>
      <w:r w:rsidRPr="00773900">
        <w:rPr>
          <w:rFonts w:ascii="Segoe UI" w:hAnsi="Segoe UI" w:cs="Segoe UI"/>
          <w:color w:val="374151"/>
          <w:highlight w:val="yellow"/>
          <w:shd w:val="clear" w:color="auto" w:fill="F7F7F8"/>
        </w:rPr>
        <w:t xml:space="preserve">The paper titled "Exploring Planetary Health, One Health, and </w:t>
      </w:r>
      <w:proofErr w:type="spellStart"/>
      <w:r w:rsidRPr="00773900">
        <w:rPr>
          <w:rFonts w:ascii="Segoe UI" w:hAnsi="Segoe UI" w:cs="Segoe UI"/>
          <w:color w:val="374151"/>
          <w:highlight w:val="yellow"/>
          <w:shd w:val="clear" w:color="auto" w:fill="F7F7F8"/>
        </w:rPr>
        <w:t>EcoHealth</w:t>
      </w:r>
      <w:proofErr w:type="spellEnd"/>
      <w:r w:rsidRPr="00773900">
        <w:rPr>
          <w:rFonts w:ascii="Segoe UI" w:hAnsi="Segoe UI" w:cs="Segoe UI"/>
          <w:color w:val="374151"/>
          <w:highlight w:val="yellow"/>
          <w:shd w:val="clear" w:color="auto" w:fill="F7F7F8"/>
        </w:rPr>
        <w:t xml:space="preserve">: Bridging the Gap in Environmental Public Health" underscores the growing significance of comprehending the intricate connections between public health, ecosystems, and the environment in the Anthropocene era, marked by substantial human impact on the planet. It introduces a guide that compares and aligns three key concepts: Planetary Health, One Health, and </w:t>
      </w:r>
      <w:proofErr w:type="spellStart"/>
      <w:r w:rsidRPr="00773900">
        <w:rPr>
          <w:rFonts w:ascii="Segoe UI" w:hAnsi="Segoe UI" w:cs="Segoe UI"/>
          <w:color w:val="374151"/>
          <w:highlight w:val="yellow"/>
          <w:shd w:val="clear" w:color="auto" w:fill="F7F7F8"/>
        </w:rPr>
        <w:t>EcoHealth</w:t>
      </w:r>
      <w:proofErr w:type="spellEnd"/>
      <w:r w:rsidRPr="00773900">
        <w:rPr>
          <w:rFonts w:ascii="Segoe UI" w:hAnsi="Segoe UI" w:cs="Segoe UI"/>
          <w:color w:val="374151"/>
          <w:highlight w:val="yellow"/>
          <w:shd w:val="clear" w:color="auto" w:fill="F7F7F8"/>
        </w:rPr>
        <w:t xml:space="preserve">. These concepts are examined in detail, highlighting their distinct scopes and emphases. Planetary Health addresses global environmental changes and their health effects, while One Health focuses on the intersection of human and animal health, particularly zoonotic diseases. </w:t>
      </w:r>
      <w:proofErr w:type="spellStart"/>
      <w:r w:rsidRPr="00773900">
        <w:rPr>
          <w:rFonts w:ascii="Segoe UI" w:hAnsi="Segoe UI" w:cs="Segoe UI"/>
          <w:color w:val="374151"/>
          <w:highlight w:val="yellow"/>
          <w:shd w:val="clear" w:color="auto" w:fill="F7F7F8"/>
        </w:rPr>
        <w:t>EcoHealth</w:t>
      </w:r>
      <w:proofErr w:type="spellEnd"/>
      <w:r w:rsidRPr="00773900">
        <w:rPr>
          <w:rFonts w:ascii="Segoe UI" w:hAnsi="Segoe UI" w:cs="Segoe UI"/>
          <w:color w:val="374151"/>
          <w:highlight w:val="yellow"/>
          <w:shd w:val="clear" w:color="auto" w:fill="F7F7F8"/>
        </w:rPr>
        <w:t xml:space="preserve"> emphasizes socio-ecological systems in health outcomes. The paper also acknowledges influential figures in each field and emphasizes their global relevance and shared goals, advocating for interdisciplinary collaboration and policy integration to address complex health challenges. Ultimately, the paper stresses the imperative of understanding the relationships between ecosystems, environments, and health and fostering cooperation among these fields for a healthier, more sustainable future.</w:t>
      </w:r>
    </w:p>
    <w:p w14:paraId="5BE19C06" w14:textId="1596B517" w:rsidR="008E7791" w:rsidRDefault="008E7791">
      <w:pPr>
        <w:spacing w:line="240" w:lineRule="auto"/>
        <w:jc w:val="both"/>
        <w:rPr>
          <w:rFonts w:ascii="IBM Plex Sans" w:hAnsi="IBM Plex Sans"/>
          <w:color w:val="1E1D1A"/>
          <w:shd w:val="clear" w:color="auto" w:fill="F5F4F3"/>
        </w:rPr>
      </w:pPr>
      <w:r>
        <w:rPr>
          <w:rFonts w:ascii="Times New Roman" w:hAnsi="Times New Roman" w:cs="Times New Roman"/>
          <w:sz w:val="24"/>
          <w:szCs w:val="24"/>
        </w:rPr>
        <w:br w:type="page"/>
      </w:r>
      <w:r w:rsidR="00991AE6">
        <w:rPr>
          <w:rFonts w:ascii="IBM Plex Sans" w:hAnsi="IBM Plex Sans"/>
          <w:color w:val="1E1D1A"/>
          <w:shd w:val="clear" w:color="auto" w:fill="F5F4F3"/>
        </w:rPr>
        <w:lastRenderedPageBreak/>
        <w:t xml:space="preserve">Lerner, H., &amp; Berg, C. (2017). A comparison of three holistic approaches to health: one health, </w:t>
      </w:r>
      <w:proofErr w:type="spellStart"/>
      <w:r w:rsidR="00991AE6">
        <w:rPr>
          <w:rFonts w:ascii="IBM Plex Sans" w:hAnsi="IBM Plex Sans"/>
          <w:color w:val="1E1D1A"/>
          <w:shd w:val="clear" w:color="auto" w:fill="F5F4F3"/>
        </w:rPr>
        <w:t>ecohealth</w:t>
      </w:r>
      <w:proofErr w:type="spellEnd"/>
      <w:r w:rsidR="00991AE6">
        <w:rPr>
          <w:rFonts w:ascii="IBM Plex Sans" w:hAnsi="IBM Plex Sans"/>
          <w:color w:val="1E1D1A"/>
          <w:shd w:val="clear" w:color="auto" w:fill="F5F4F3"/>
        </w:rPr>
        <w:t>, and planetary health. Frontiers in veterinary science, 4, 163. [</w:t>
      </w:r>
      <w:r w:rsidR="00991AE6">
        <w:rPr>
          <w:rFonts w:ascii="IBM Plex Sans" w:hAnsi="IBM Plex Sans"/>
          <w:color w:val="1E1D1A"/>
          <w:shd w:val="clear" w:color="auto" w:fill="DFECF7"/>
        </w:rPr>
        <w:t xml:space="preserve">The paper by (2017) provides a comprehensive comparison of three holistic approaches to health: One Health, </w:t>
      </w:r>
      <w:proofErr w:type="spellStart"/>
      <w:r w:rsidR="00991AE6">
        <w:rPr>
          <w:rFonts w:ascii="IBM Plex Sans" w:hAnsi="IBM Plex Sans"/>
          <w:color w:val="1E1D1A"/>
          <w:shd w:val="clear" w:color="auto" w:fill="DFECF7"/>
        </w:rPr>
        <w:t>EcoHealth</w:t>
      </w:r>
      <w:proofErr w:type="spellEnd"/>
      <w:r w:rsidR="00991AE6">
        <w:rPr>
          <w:rFonts w:ascii="IBM Plex Sans" w:hAnsi="IBM Plex Sans"/>
          <w:color w:val="1E1D1A"/>
          <w:shd w:val="clear" w:color="auto" w:fill="DFECF7"/>
        </w:rPr>
        <w:t>, and Planetary Health. The authors explore the similarities and differences between these approaches, shedding light on their theoretical and conceptual foundations.]</w:t>
      </w:r>
    </w:p>
    <w:p w14:paraId="13353C17" w14:textId="77777777" w:rsidR="00991AE6" w:rsidRDefault="00991AE6">
      <w:pPr>
        <w:spacing w:line="240" w:lineRule="auto"/>
        <w:jc w:val="both"/>
        <w:rPr>
          <w:rFonts w:ascii="IBM Plex Sans" w:hAnsi="IBM Plex Sans"/>
          <w:color w:val="1E1D1A"/>
          <w:shd w:val="clear" w:color="auto" w:fill="F5F4F3"/>
        </w:rPr>
      </w:pPr>
    </w:p>
    <w:p w14:paraId="2BF4276C" w14:textId="7767A983" w:rsidR="00991AE6" w:rsidRDefault="00991AE6">
      <w:pPr>
        <w:spacing w:line="240" w:lineRule="auto"/>
        <w:jc w:val="both"/>
        <w:rPr>
          <w:rFonts w:ascii="IBM Plex Sans" w:hAnsi="IBM Plex Sans"/>
          <w:color w:val="1E1D1A"/>
          <w:shd w:val="clear" w:color="auto" w:fill="F5F4F3"/>
        </w:rPr>
      </w:pPr>
      <w:r w:rsidRPr="005F721B">
        <w:rPr>
          <w:rFonts w:ascii="IBM Plex Sans" w:hAnsi="IBM Plex Sans"/>
          <w:color w:val="1E1D1A"/>
          <w:highlight w:val="yellow"/>
          <w:shd w:val="clear" w:color="auto" w:fill="DFECF7"/>
        </w:rPr>
        <w:t>[</w:t>
      </w:r>
      <w:r w:rsidRPr="005F721B">
        <w:rPr>
          <w:rFonts w:ascii="Arial" w:hAnsi="Arial" w:cs="Arial"/>
          <w:color w:val="222222"/>
          <w:sz w:val="20"/>
          <w:szCs w:val="20"/>
          <w:highlight w:val="yellow"/>
          <w:shd w:val="clear" w:color="auto" w:fill="FFFFFF"/>
        </w:rPr>
        <w:t xml:space="preserve">de Castañeda, R. R., Villers, J., Guzmán, C. A. F., </w:t>
      </w:r>
      <w:proofErr w:type="spellStart"/>
      <w:r w:rsidRPr="005F721B">
        <w:rPr>
          <w:rFonts w:ascii="Arial" w:hAnsi="Arial" w:cs="Arial"/>
          <w:color w:val="222222"/>
          <w:sz w:val="20"/>
          <w:szCs w:val="20"/>
          <w:highlight w:val="yellow"/>
          <w:shd w:val="clear" w:color="auto" w:fill="FFFFFF"/>
        </w:rPr>
        <w:t>Eslanloo</w:t>
      </w:r>
      <w:proofErr w:type="spellEnd"/>
      <w:r w:rsidRPr="005F721B">
        <w:rPr>
          <w:rFonts w:ascii="Arial" w:hAnsi="Arial" w:cs="Arial"/>
          <w:color w:val="222222"/>
          <w:sz w:val="20"/>
          <w:szCs w:val="20"/>
          <w:highlight w:val="yellow"/>
          <w:shd w:val="clear" w:color="auto" w:fill="FFFFFF"/>
        </w:rPr>
        <w:t xml:space="preserve">, T., de Paula, N., </w:t>
      </w:r>
      <w:proofErr w:type="spellStart"/>
      <w:r w:rsidRPr="005F721B">
        <w:rPr>
          <w:rFonts w:ascii="Arial" w:hAnsi="Arial" w:cs="Arial"/>
          <w:color w:val="222222"/>
          <w:sz w:val="20"/>
          <w:szCs w:val="20"/>
          <w:highlight w:val="yellow"/>
          <w:shd w:val="clear" w:color="auto" w:fill="FFFFFF"/>
        </w:rPr>
        <w:t>Machalaba</w:t>
      </w:r>
      <w:proofErr w:type="spellEnd"/>
      <w:r w:rsidRPr="005F721B">
        <w:rPr>
          <w:rFonts w:ascii="Arial" w:hAnsi="Arial" w:cs="Arial"/>
          <w:color w:val="222222"/>
          <w:sz w:val="20"/>
          <w:szCs w:val="20"/>
          <w:highlight w:val="yellow"/>
          <w:shd w:val="clear" w:color="auto" w:fill="FFFFFF"/>
        </w:rPr>
        <w:t>, C., ... &amp; Bolon, I. (2023). One Health and planetary health research: leveraging differences to grow together. </w:t>
      </w:r>
      <w:r w:rsidRPr="005F721B">
        <w:rPr>
          <w:rFonts w:ascii="Arial" w:hAnsi="Arial" w:cs="Arial"/>
          <w:i/>
          <w:iCs/>
          <w:color w:val="222222"/>
          <w:sz w:val="20"/>
          <w:szCs w:val="20"/>
          <w:highlight w:val="yellow"/>
          <w:shd w:val="clear" w:color="auto" w:fill="FFFFFF"/>
        </w:rPr>
        <w:t>The Lancet Planetary Health</w:t>
      </w:r>
      <w:r w:rsidRPr="005F721B">
        <w:rPr>
          <w:rFonts w:ascii="Arial" w:hAnsi="Arial" w:cs="Arial"/>
          <w:color w:val="222222"/>
          <w:sz w:val="20"/>
          <w:szCs w:val="20"/>
          <w:highlight w:val="yellow"/>
          <w:shd w:val="clear" w:color="auto" w:fill="FFFFFF"/>
        </w:rPr>
        <w:t>, </w:t>
      </w:r>
      <w:r w:rsidRPr="005F721B">
        <w:rPr>
          <w:rFonts w:ascii="Arial" w:hAnsi="Arial" w:cs="Arial"/>
          <w:i/>
          <w:iCs/>
          <w:color w:val="222222"/>
          <w:sz w:val="20"/>
          <w:szCs w:val="20"/>
          <w:highlight w:val="yellow"/>
          <w:shd w:val="clear" w:color="auto" w:fill="FFFFFF"/>
        </w:rPr>
        <w:t>7</w:t>
      </w:r>
      <w:r w:rsidRPr="005F721B">
        <w:rPr>
          <w:rFonts w:ascii="Arial" w:hAnsi="Arial" w:cs="Arial"/>
          <w:color w:val="222222"/>
          <w:sz w:val="20"/>
          <w:szCs w:val="20"/>
          <w:highlight w:val="yellow"/>
          <w:shd w:val="clear" w:color="auto" w:fill="FFFFFF"/>
        </w:rPr>
        <w:t xml:space="preserve">(2), e109-e111.] </w:t>
      </w:r>
      <w:r w:rsidRPr="005F721B">
        <w:rPr>
          <w:rFonts w:ascii="IBM Plex Sans" w:hAnsi="IBM Plex Sans"/>
          <w:color w:val="1E1D1A"/>
          <w:highlight w:val="yellow"/>
          <w:shd w:val="clear" w:color="auto" w:fill="DFECF7"/>
        </w:rPr>
        <w:t>The paper by de Castañeda et al. (2023) titled "One Health and planetary health research: leveraging differences to grow together" published in The Lancet Planetary Health, explores the relationship between One Health and planetary health research. The authors discuss how these two approaches can complement each other and contribute to a more comprehensive understanding of the complex interactions between human, animal, and environmental health.</w:t>
      </w:r>
      <w:r w:rsidR="005F721B" w:rsidRPr="005F721B">
        <w:rPr>
          <w:rFonts w:ascii="IBM Plex Sans" w:hAnsi="IBM Plex Sans"/>
          <w:color w:val="1E1D1A"/>
          <w:highlight w:val="yellow"/>
          <w:shd w:val="clear" w:color="auto" w:fill="DFECF7"/>
        </w:rPr>
        <w:t xml:space="preserve"> the paper by de Castañeda et al. (2023) highlights the potential for collaboration and integration between One Health and planetary health research. By leveraging their differences, researchers can gain a more comprehensive understanding of the complex interactions between human, animal, and environmental health. This integrated approach is essential for addressing global health challenges and promoting the health and well-being of both humans and the planet.</w:t>
      </w:r>
    </w:p>
    <w:p w14:paraId="7C863FB4" w14:textId="77777777" w:rsidR="00991AE6" w:rsidRDefault="00991AE6">
      <w:pPr>
        <w:spacing w:line="240" w:lineRule="auto"/>
        <w:jc w:val="both"/>
        <w:rPr>
          <w:rFonts w:ascii="Times New Roman" w:hAnsi="Times New Roman" w:cs="Times New Roman"/>
          <w:sz w:val="24"/>
          <w:szCs w:val="24"/>
        </w:rPr>
      </w:pPr>
    </w:p>
    <w:p w14:paraId="13094FE5" w14:textId="10601755" w:rsidR="00991AE6" w:rsidRDefault="005F721B">
      <w:pPr>
        <w:spacing w:line="240" w:lineRule="auto"/>
        <w:jc w:val="both"/>
        <w:rPr>
          <w:rFonts w:ascii="IBM Plex Sans" w:hAnsi="IBM Plex Sans"/>
          <w:color w:val="1E1D1A"/>
          <w:shd w:val="clear" w:color="auto" w:fill="DFECF7"/>
        </w:rPr>
      </w:pPr>
      <w:r>
        <w:rPr>
          <w:rFonts w:ascii="IBM Plex Sans" w:hAnsi="IBM Plex Sans"/>
          <w:color w:val="1E1D1A"/>
          <w:shd w:val="clear" w:color="auto" w:fill="DFECF7"/>
        </w:rPr>
        <w:t xml:space="preserve">The paper by Lerner &amp; Berg (2017) provides a comprehensive comparison of One Health, </w:t>
      </w:r>
      <w:proofErr w:type="spellStart"/>
      <w:r>
        <w:rPr>
          <w:rFonts w:ascii="IBM Plex Sans" w:hAnsi="IBM Plex Sans"/>
          <w:color w:val="1E1D1A"/>
          <w:shd w:val="clear" w:color="auto" w:fill="DFECF7"/>
        </w:rPr>
        <w:t>EcoHealth</w:t>
      </w:r>
      <w:proofErr w:type="spellEnd"/>
      <w:r>
        <w:rPr>
          <w:rFonts w:ascii="IBM Plex Sans" w:hAnsi="IBM Plex Sans"/>
          <w:color w:val="1E1D1A"/>
          <w:shd w:val="clear" w:color="auto" w:fill="DFECF7"/>
        </w:rPr>
        <w:t xml:space="preserve">, and Planetary Health. It analyzes the similarities and differences between these approaches at a theoretical and conceptual level, offering insights into their respective focuses and scopes. </w:t>
      </w:r>
      <w:proofErr w:type="spellStart"/>
      <w:r>
        <w:rPr>
          <w:rFonts w:ascii="IBM Plex Sans" w:hAnsi="IBM Plex Sans"/>
          <w:color w:val="1E1D1A"/>
          <w:shd w:val="clear" w:color="auto" w:fill="DFECF7"/>
        </w:rPr>
        <w:t>Zinsstag</w:t>
      </w:r>
      <w:proofErr w:type="spellEnd"/>
      <w:r>
        <w:rPr>
          <w:rFonts w:ascii="IBM Plex Sans" w:hAnsi="IBM Plex Sans"/>
          <w:color w:val="1E1D1A"/>
          <w:shd w:val="clear" w:color="auto" w:fill="DFECF7"/>
        </w:rPr>
        <w:t xml:space="preserve"> (2012) discusses the convergence of </w:t>
      </w:r>
      <w:proofErr w:type="spellStart"/>
      <w:r>
        <w:rPr>
          <w:rFonts w:ascii="IBM Plex Sans" w:hAnsi="IBM Plex Sans"/>
          <w:color w:val="1E1D1A"/>
          <w:shd w:val="clear" w:color="auto" w:fill="DFECF7"/>
        </w:rPr>
        <w:t>EcoHealth</w:t>
      </w:r>
      <w:proofErr w:type="spellEnd"/>
      <w:r>
        <w:rPr>
          <w:rFonts w:ascii="IBM Plex Sans" w:hAnsi="IBM Plex Sans"/>
          <w:color w:val="1E1D1A"/>
          <w:shd w:val="clear" w:color="auto" w:fill="DFECF7"/>
        </w:rPr>
        <w:t xml:space="preserve"> and One Health, highlighting the potential for integration and collaboration between these two approaches. The paper explores the shared principles and goals of </w:t>
      </w:r>
      <w:proofErr w:type="spellStart"/>
      <w:r>
        <w:rPr>
          <w:rFonts w:ascii="IBM Plex Sans" w:hAnsi="IBM Plex Sans"/>
          <w:color w:val="1E1D1A"/>
          <w:shd w:val="clear" w:color="auto" w:fill="DFECF7"/>
        </w:rPr>
        <w:t>EcoHealth</w:t>
      </w:r>
      <w:proofErr w:type="spellEnd"/>
      <w:r>
        <w:rPr>
          <w:rFonts w:ascii="IBM Plex Sans" w:hAnsi="IBM Plex Sans"/>
          <w:color w:val="1E1D1A"/>
          <w:shd w:val="clear" w:color="auto" w:fill="DFECF7"/>
        </w:rPr>
        <w:t xml:space="preserve"> and One Health, emphasizing the importance of interdisciplinary research and action in addressing complex health challenges. Brooks et al. (2020) examine the advances in toxicology for addressing 21st-century chemical pollution. The paper mentions Planetary Health, </w:t>
      </w:r>
      <w:proofErr w:type="spellStart"/>
      <w:r>
        <w:rPr>
          <w:rFonts w:ascii="IBM Plex Sans" w:hAnsi="IBM Plex Sans"/>
          <w:color w:val="1E1D1A"/>
          <w:shd w:val="clear" w:color="auto" w:fill="DFECF7"/>
        </w:rPr>
        <w:t>EcoHealth</w:t>
      </w:r>
      <w:proofErr w:type="spellEnd"/>
      <w:r>
        <w:rPr>
          <w:rFonts w:ascii="IBM Plex Sans" w:hAnsi="IBM Plex Sans"/>
          <w:color w:val="1E1D1A"/>
          <w:shd w:val="clear" w:color="auto" w:fill="DFECF7"/>
        </w:rPr>
        <w:t xml:space="preserve">, and One Health as multidisciplinary initiatives that embrace systems thinking to examine the connections between environmental quality, animal health, and human health. Nguyen-Viet et al. (2021) evaluate the strengths, challenges, and opportunities of agriculture-related </w:t>
      </w:r>
      <w:proofErr w:type="spellStart"/>
      <w:r>
        <w:rPr>
          <w:rFonts w:ascii="IBM Plex Sans" w:hAnsi="IBM Plex Sans"/>
          <w:color w:val="1E1D1A"/>
          <w:shd w:val="clear" w:color="auto" w:fill="DFECF7"/>
        </w:rPr>
        <w:t>EcoHealth</w:t>
      </w:r>
      <w:proofErr w:type="spellEnd"/>
      <w:r>
        <w:rPr>
          <w:rFonts w:ascii="IBM Plex Sans" w:hAnsi="IBM Plex Sans"/>
          <w:color w:val="1E1D1A"/>
          <w:shd w:val="clear" w:color="auto" w:fill="DFECF7"/>
        </w:rPr>
        <w:t xml:space="preserve"> projects in low-resource settings in Asia. The paper highlights the transdisciplinary nature of </w:t>
      </w:r>
      <w:proofErr w:type="spellStart"/>
      <w:r>
        <w:rPr>
          <w:rFonts w:ascii="IBM Plex Sans" w:hAnsi="IBM Plex Sans"/>
          <w:color w:val="1E1D1A"/>
          <w:shd w:val="clear" w:color="auto" w:fill="DFECF7"/>
        </w:rPr>
        <w:t>EcoHealth</w:t>
      </w:r>
      <w:proofErr w:type="spellEnd"/>
      <w:r>
        <w:rPr>
          <w:rFonts w:ascii="IBM Plex Sans" w:hAnsi="IBM Plex Sans"/>
          <w:color w:val="1E1D1A"/>
          <w:shd w:val="clear" w:color="auto" w:fill="DFECF7"/>
        </w:rPr>
        <w:t xml:space="preserve"> and its potential for promoting sustainable agriculture and food security.</w:t>
      </w:r>
    </w:p>
    <w:p w14:paraId="6BD5151B" w14:textId="77777777" w:rsidR="005F721B" w:rsidRDefault="005F721B">
      <w:pPr>
        <w:spacing w:line="240" w:lineRule="auto"/>
        <w:jc w:val="both"/>
        <w:rPr>
          <w:rFonts w:ascii="IBM Plex Sans" w:hAnsi="IBM Plex Sans"/>
          <w:color w:val="1E1D1A"/>
          <w:shd w:val="clear" w:color="auto" w:fill="DFECF7"/>
        </w:rPr>
      </w:pPr>
    </w:p>
    <w:p w14:paraId="299ED8DF" w14:textId="77777777" w:rsidR="007A1765" w:rsidRDefault="007A1765">
      <w:pPr>
        <w:spacing w:line="240" w:lineRule="auto"/>
        <w:jc w:val="both"/>
        <w:rPr>
          <w:rFonts w:ascii="IBM Plex Sans" w:hAnsi="IBM Plex Sans"/>
          <w:color w:val="1E1D1A"/>
          <w:shd w:val="clear" w:color="auto" w:fill="DFECF7"/>
        </w:rPr>
      </w:pPr>
    </w:p>
    <w:p w14:paraId="72134215" w14:textId="4B2F58A8" w:rsidR="007A1765" w:rsidRDefault="007A1765">
      <w:pPr>
        <w:spacing w:line="240" w:lineRule="auto"/>
        <w:jc w:val="both"/>
        <w:rPr>
          <w:rFonts w:ascii="IBM Plex Sans" w:eastAsia="Times New Roman" w:hAnsi="IBM Plex Sans" w:cs="Times New Roman"/>
          <w:color w:val="1E1D1A"/>
          <w:sz w:val="24"/>
          <w:szCs w:val="24"/>
          <w:shd w:val="clear" w:color="auto" w:fill="FFFFFF"/>
          <w:lang w:val="en-US"/>
        </w:rPr>
      </w:pPr>
      <w:r>
        <w:rPr>
          <w:rFonts w:ascii="IBM Plex Sans" w:hAnsi="IBM Plex Sans"/>
          <w:color w:val="1E1D1A"/>
          <w:shd w:val="clear" w:color="auto" w:fill="DFECF7"/>
        </w:rPr>
        <w:t>the unique purpose of planetary health is to understand and address the interconnectedness between human health and the health of the planet. It seeks to promote equity, justice, and intergenerational responsibility while integrating knowledge from various disciplines to address pressing global challenges</w:t>
      </w:r>
      <w:r w:rsidR="00BD6594">
        <w:rPr>
          <w:rFonts w:ascii="IBM Plex Sans" w:hAnsi="IBM Plex Sans"/>
          <w:color w:val="1E1D1A"/>
          <w:shd w:val="clear" w:color="auto" w:fill="DFECF7"/>
        </w:rPr>
        <w:t xml:space="preserve"> [ </w:t>
      </w:r>
      <w:proofErr w:type="spellStart"/>
      <w:r w:rsidR="00BD6594" w:rsidRPr="007A1765">
        <w:rPr>
          <w:rFonts w:ascii="IBM Plex Sans" w:eastAsia="Times New Roman" w:hAnsi="IBM Plex Sans" w:cs="Times New Roman"/>
          <w:color w:val="1E1D1A"/>
          <w:sz w:val="24"/>
          <w:szCs w:val="24"/>
          <w:shd w:val="clear" w:color="auto" w:fill="FFFFFF"/>
          <w:lang w:val="en-US"/>
        </w:rPr>
        <w:t>Asaduzzaman</w:t>
      </w:r>
      <w:proofErr w:type="spellEnd"/>
      <w:r w:rsidR="00BD6594">
        <w:rPr>
          <w:rFonts w:ascii="IBM Plex Sans" w:eastAsia="Times New Roman" w:hAnsi="IBM Plex Sans" w:cs="Times New Roman"/>
          <w:color w:val="1E1D1A"/>
          <w:sz w:val="24"/>
          <w:szCs w:val="24"/>
          <w:shd w:val="clear" w:color="auto" w:fill="FFFFFF"/>
          <w:lang w:val="en-US"/>
        </w:rPr>
        <w:t xml:space="preserve"> et al., 2022;</w:t>
      </w:r>
      <w:r w:rsidR="004445AA">
        <w:rPr>
          <w:rFonts w:ascii="IBM Plex Sans" w:eastAsia="Times New Roman" w:hAnsi="IBM Plex Sans" w:cs="Times New Roman"/>
          <w:color w:val="1E1D1A"/>
          <w:sz w:val="24"/>
          <w:szCs w:val="24"/>
          <w:shd w:val="clear" w:color="auto" w:fill="FFFFFF"/>
          <w:lang w:val="en-US"/>
        </w:rPr>
        <w:t xml:space="preserve"> </w:t>
      </w:r>
      <w:r w:rsidR="004445AA" w:rsidRPr="007A1765">
        <w:rPr>
          <w:rFonts w:ascii="IBM Plex Sans" w:eastAsia="Times New Roman" w:hAnsi="IBM Plex Sans" w:cs="Times New Roman"/>
          <w:color w:val="1E1D1A"/>
          <w:sz w:val="24"/>
          <w:szCs w:val="24"/>
          <w:shd w:val="clear" w:color="auto" w:fill="FFFFFF"/>
          <w:lang w:val="en-US"/>
        </w:rPr>
        <w:t>David</w:t>
      </w:r>
      <w:r w:rsidR="004445AA">
        <w:rPr>
          <w:rFonts w:ascii="IBM Plex Sans" w:eastAsia="Times New Roman" w:hAnsi="IBM Plex Sans" w:cs="Times New Roman"/>
          <w:color w:val="1E1D1A"/>
          <w:sz w:val="24"/>
          <w:szCs w:val="24"/>
          <w:shd w:val="clear" w:color="auto" w:fill="FFFFFF"/>
          <w:lang w:val="en-US"/>
        </w:rPr>
        <w:t xml:space="preserve"> et al., 2021; </w:t>
      </w:r>
      <w:r w:rsidR="004445AA" w:rsidRPr="007A1765">
        <w:rPr>
          <w:rFonts w:ascii="IBM Plex Sans" w:eastAsia="Times New Roman" w:hAnsi="IBM Plex Sans" w:cs="Times New Roman"/>
          <w:color w:val="1E1D1A"/>
          <w:sz w:val="24"/>
          <w:szCs w:val="24"/>
          <w:shd w:val="clear" w:color="auto" w:fill="FFFFFF"/>
          <w:lang w:val="en-US"/>
        </w:rPr>
        <w:t>Guzman</w:t>
      </w:r>
      <w:r w:rsidR="004445AA">
        <w:rPr>
          <w:rFonts w:ascii="IBM Plex Sans" w:eastAsia="Times New Roman" w:hAnsi="IBM Plex Sans" w:cs="Times New Roman"/>
          <w:color w:val="1E1D1A"/>
          <w:sz w:val="24"/>
          <w:szCs w:val="24"/>
          <w:shd w:val="clear" w:color="auto" w:fill="FFFFFF"/>
          <w:lang w:val="en-US"/>
        </w:rPr>
        <w:t xml:space="preserve"> et al., 2021; </w:t>
      </w:r>
      <w:proofErr w:type="spellStart"/>
      <w:r w:rsidR="004445AA" w:rsidRPr="007A1765">
        <w:rPr>
          <w:rFonts w:ascii="IBM Plex Sans" w:eastAsia="Times New Roman" w:hAnsi="IBM Plex Sans" w:cs="Times New Roman"/>
          <w:color w:val="1E1D1A"/>
          <w:sz w:val="24"/>
          <w:szCs w:val="24"/>
          <w:shd w:val="clear" w:color="auto" w:fill="FFFFFF"/>
          <w:lang w:val="en-US"/>
        </w:rPr>
        <w:t>Klünder</w:t>
      </w:r>
      <w:proofErr w:type="spellEnd"/>
      <w:r w:rsidR="004445AA">
        <w:rPr>
          <w:rFonts w:ascii="IBM Plex Sans" w:eastAsia="Times New Roman" w:hAnsi="IBM Plex Sans" w:cs="Times New Roman"/>
          <w:color w:val="1E1D1A"/>
          <w:sz w:val="24"/>
          <w:szCs w:val="24"/>
          <w:shd w:val="clear" w:color="auto" w:fill="FFFFFF"/>
          <w:lang w:val="en-US"/>
        </w:rPr>
        <w:t xml:space="preserve"> et al., 2022; </w:t>
      </w:r>
      <w:r w:rsidR="004445AA" w:rsidRPr="007A1765">
        <w:rPr>
          <w:rFonts w:ascii="IBM Plex Sans" w:eastAsia="Times New Roman" w:hAnsi="IBM Plex Sans" w:cs="Times New Roman"/>
          <w:color w:val="1E1D1A"/>
          <w:sz w:val="24"/>
          <w:szCs w:val="24"/>
          <w:shd w:val="clear" w:color="auto" w:fill="FFFFFF"/>
          <w:lang w:val="en-US"/>
        </w:rPr>
        <w:t>Redvers</w:t>
      </w:r>
      <w:r w:rsidR="004445AA">
        <w:rPr>
          <w:rFonts w:ascii="IBM Plex Sans" w:eastAsia="Times New Roman" w:hAnsi="IBM Plex Sans" w:cs="Times New Roman"/>
          <w:color w:val="1E1D1A"/>
          <w:sz w:val="24"/>
          <w:szCs w:val="24"/>
          <w:shd w:val="clear" w:color="auto" w:fill="FFFFFF"/>
          <w:lang w:val="en-US"/>
        </w:rPr>
        <w:t xml:space="preserve"> et al., 2022; </w:t>
      </w:r>
      <w:r w:rsidR="004445AA" w:rsidRPr="007A1765">
        <w:rPr>
          <w:rFonts w:ascii="IBM Plex Sans" w:eastAsia="Times New Roman" w:hAnsi="IBM Plex Sans" w:cs="Times New Roman"/>
          <w:color w:val="1E1D1A"/>
          <w:sz w:val="24"/>
          <w:szCs w:val="24"/>
          <w:shd w:val="clear" w:color="auto" w:fill="FFFFFF"/>
          <w:lang w:val="en-US"/>
        </w:rPr>
        <w:t>Wabnitz</w:t>
      </w:r>
      <w:r w:rsidR="004445AA">
        <w:rPr>
          <w:rFonts w:ascii="IBM Plex Sans" w:eastAsia="Times New Roman" w:hAnsi="IBM Plex Sans" w:cs="Times New Roman"/>
          <w:color w:val="1E1D1A"/>
          <w:sz w:val="24"/>
          <w:szCs w:val="24"/>
          <w:shd w:val="clear" w:color="auto" w:fill="FFFFFF"/>
          <w:lang w:val="en-US"/>
        </w:rPr>
        <w:t xml:space="preserve"> et al., 2020].</w:t>
      </w:r>
    </w:p>
    <w:p w14:paraId="0FFAA314" w14:textId="77777777" w:rsidR="004445AA" w:rsidRPr="004445AA" w:rsidRDefault="004445AA" w:rsidP="004445AA">
      <w:pPr>
        <w:rPr>
          <w:rFonts w:ascii="IBM Plex Sans" w:eastAsia="Times New Roman" w:hAnsi="IBM Plex Sans" w:cs="Times New Roman"/>
          <w:color w:val="1E1D1A"/>
          <w:sz w:val="24"/>
          <w:szCs w:val="24"/>
          <w:highlight w:val="yellow"/>
          <w:shd w:val="clear" w:color="auto" w:fill="FFFFFF"/>
          <w:lang w:val="en-US"/>
        </w:rPr>
      </w:pPr>
      <w:r w:rsidRPr="004445AA">
        <w:rPr>
          <w:rFonts w:ascii="IBM Plex Sans" w:hAnsi="IBM Plex Sans"/>
          <w:color w:val="1E1D1A"/>
          <w:highlight w:val="yellow"/>
          <w:shd w:val="clear" w:color="auto" w:fill="DFECF7"/>
        </w:rPr>
        <w:lastRenderedPageBreak/>
        <w:t>the unique purpose of One Health is to promote the integration and collaboration of multiple disciplines to achieve optimal health outcomes for humans, animals, and the environment. By recognizing the interconnectedness of human, animal, and environmental health, One Health aims to prevent and control zoonotic diseases, improve disease surveillance and response, and promote sustainable practices. Collaboration and a transdisciplinary approach are crucial for the successful implementation of One Health [</w:t>
      </w:r>
      <w:r w:rsidRPr="004445AA">
        <w:rPr>
          <w:rFonts w:ascii="IBM Plex Sans" w:eastAsia="Times New Roman" w:hAnsi="IBM Plex Sans" w:cs="Times New Roman"/>
          <w:color w:val="1E1D1A"/>
          <w:sz w:val="24"/>
          <w:szCs w:val="24"/>
          <w:highlight w:val="yellow"/>
          <w:shd w:val="clear" w:color="auto" w:fill="FFFFFF"/>
          <w:lang w:val="en-US"/>
        </w:rPr>
        <w:t xml:space="preserve">(2013). One health: the human-animal-environment interfaces in emerging infectious </w:t>
      </w:r>
      <w:proofErr w:type="gramStart"/>
      <w:r w:rsidRPr="004445AA">
        <w:rPr>
          <w:rFonts w:ascii="IBM Plex Sans" w:eastAsia="Times New Roman" w:hAnsi="IBM Plex Sans" w:cs="Times New Roman"/>
          <w:color w:val="1E1D1A"/>
          <w:sz w:val="24"/>
          <w:szCs w:val="24"/>
          <w:highlight w:val="yellow"/>
          <w:shd w:val="clear" w:color="auto" w:fill="FFFFFF"/>
          <w:lang w:val="en-US"/>
        </w:rPr>
        <w:t>diseases..</w:t>
      </w:r>
      <w:proofErr w:type="gramEnd"/>
      <w:r w:rsidRPr="004445AA">
        <w:rPr>
          <w:rFonts w:ascii="IBM Plex Sans" w:eastAsia="Times New Roman" w:hAnsi="IBM Plex Sans" w:cs="Times New Roman"/>
          <w:color w:val="1E1D1A"/>
          <w:sz w:val="24"/>
          <w:szCs w:val="24"/>
          <w:highlight w:val="yellow"/>
          <w:shd w:val="clear" w:color="auto" w:fill="FFFFFF"/>
          <w:lang w:val="en-US"/>
        </w:rPr>
        <w:t xml:space="preserve"> https://doi.org/10.1007/978-3-642-36889-9</w:t>
      </w:r>
    </w:p>
    <w:p w14:paraId="1D4EFBE0" w14:textId="77777777" w:rsidR="004445AA" w:rsidRPr="004445AA" w:rsidRDefault="004445AA" w:rsidP="004445AA">
      <w:pPr>
        <w:spacing w:after="0" w:line="240" w:lineRule="auto"/>
        <w:rPr>
          <w:rFonts w:ascii="IBM Plex Sans" w:eastAsia="Times New Roman" w:hAnsi="IBM Plex Sans" w:cs="Times New Roman"/>
          <w:color w:val="1E1D1A"/>
          <w:sz w:val="24"/>
          <w:szCs w:val="24"/>
          <w:highlight w:val="yellow"/>
          <w:shd w:val="clear" w:color="auto" w:fill="FFFFFF"/>
          <w:lang w:val="en-US"/>
        </w:rPr>
      </w:pPr>
      <w:r w:rsidRPr="004445AA">
        <w:rPr>
          <w:rFonts w:ascii="IBM Plex Sans" w:eastAsia="Times New Roman" w:hAnsi="IBM Plex Sans" w:cs="Times New Roman"/>
          <w:color w:val="1E1D1A"/>
          <w:sz w:val="24"/>
          <w:szCs w:val="24"/>
          <w:highlight w:val="yellow"/>
          <w:shd w:val="clear" w:color="auto" w:fill="FFFFFF"/>
          <w:lang w:val="en-US"/>
        </w:rPr>
        <w:t xml:space="preserve"> (2015). One health: the theory and practice of integrated health </w:t>
      </w:r>
      <w:proofErr w:type="gramStart"/>
      <w:r w:rsidRPr="004445AA">
        <w:rPr>
          <w:rFonts w:ascii="IBM Plex Sans" w:eastAsia="Times New Roman" w:hAnsi="IBM Plex Sans" w:cs="Times New Roman"/>
          <w:color w:val="1E1D1A"/>
          <w:sz w:val="24"/>
          <w:szCs w:val="24"/>
          <w:highlight w:val="yellow"/>
          <w:shd w:val="clear" w:color="auto" w:fill="FFFFFF"/>
          <w:lang w:val="en-US"/>
        </w:rPr>
        <w:t>approaches..</w:t>
      </w:r>
      <w:proofErr w:type="gramEnd"/>
      <w:r w:rsidRPr="004445AA">
        <w:rPr>
          <w:rFonts w:ascii="IBM Plex Sans" w:eastAsia="Times New Roman" w:hAnsi="IBM Plex Sans" w:cs="Times New Roman"/>
          <w:color w:val="1E1D1A"/>
          <w:sz w:val="24"/>
          <w:szCs w:val="24"/>
          <w:highlight w:val="yellow"/>
          <w:shd w:val="clear" w:color="auto" w:fill="FFFFFF"/>
          <w:lang w:val="en-US"/>
        </w:rPr>
        <w:t xml:space="preserve"> https://doi.org/10.1079/9781780643410.0000</w:t>
      </w:r>
    </w:p>
    <w:p w14:paraId="7A219065" w14:textId="77777777" w:rsidR="004445AA" w:rsidRPr="004445AA" w:rsidRDefault="004445AA" w:rsidP="004445AA">
      <w:pPr>
        <w:spacing w:after="0" w:line="240" w:lineRule="auto"/>
        <w:rPr>
          <w:rFonts w:ascii="IBM Plex Sans" w:eastAsia="Times New Roman" w:hAnsi="IBM Plex Sans" w:cs="Times New Roman"/>
          <w:color w:val="1E1D1A"/>
          <w:sz w:val="24"/>
          <w:szCs w:val="24"/>
          <w:highlight w:val="yellow"/>
          <w:shd w:val="clear" w:color="auto" w:fill="FFFFFF"/>
          <w:lang w:val="en-US"/>
        </w:rPr>
      </w:pPr>
      <w:r w:rsidRPr="004445AA">
        <w:rPr>
          <w:rFonts w:ascii="IBM Plex Sans" w:eastAsia="Times New Roman" w:hAnsi="IBM Plex Sans" w:cs="Times New Roman"/>
          <w:color w:val="1E1D1A"/>
          <w:sz w:val="24"/>
          <w:szCs w:val="24"/>
          <w:highlight w:val="yellow"/>
          <w:shd w:val="clear" w:color="auto" w:fill="FFFFFF"/>
          <w:lang w:val="en-US"/>
        </w:rPr>
        <w:t xml:space="preserve">Baum, S., </w:t>
      </w:r>
      <w:proofErr w:type="spellStart"/>
      <w:r w:rsidRPr="004445AA">
        <w:rPr>
          <w:rFonts w:ascii="IBM Plex Sans" w:eastAsia="Times New Roman" w:hAnsi="IBM Plex Sans" w:cs="Times New Roman"/>
          <w:color w:val="1E1D1A"/>
          <w:sz w:val="24"/>
          <w:szCs w:val="24"/>
          <w:highlight w:val="yellow"/>
          <w:shd w:val="clear" w:color="auto" w:fill="FFFFFF"/>
          <w:lang w:val="en-US"/>
        </w:rPr>
        <w:t>Machalaba</w:t>
      </w:r>
      <w:proofErr w:type="spellEnd"/>
      <w:r w:rsidRPr="004445AA">
        <w:rPr>
          <w:rFonts w:ascii="IBM Plex Sans" w:eastAsia="Times New Roman" w:hAnsi="IBM Plex Sans" w:cs="Times New Roman"/>
          <w:color w:val="1E1D1A"/>
          <w:sz w:val="24"/>
          <w:szCs w:val="24"/>
          <w:highlight w:val="yellow"/>
          <w:shd w:val="clear" w:color="auto" w:fill="FFFFFF"/>
          <w:lang w:val="en-US"/>
        </w:rPr>
        <w:t xml:space="preserve">, C., </w:t>
      </w:r>
      <w:proofErr w:type="spellStart"/>
      <w:r w:rsidRPr="004445AA">
        <w:rPr>
          <w:rFonts w:ascii="IBM Plex Sans" w:eastAsia="Times New Roman" w:hAnsi="IBM Plex Sans" w:cs="Times New Roman"/>
          <w:color w:val="1E1D1A"/>
          <w:sz w:val="24"/>
          <w:szCs w:val="24"/>
          <w:highlight w:val="yellow"/>
          <w:shd w:val="clear" w:color="auto" w:fill="FFFFFF"/>
          <w:lang w:val="en-US"/>
        </w:rPr>
        <w:t>Daszak</w:t>
      </w:r>
      <w:proofErr w:type="spellEnd"/>
      <w:r w:rsidRPr="004445AA">
        <w:rPr>
          <w:rFonts w:ascii="IBM Plex Sans" w:eastAsia="Times New Roman" w:hAnsi="IBM Plex Sans" w:cs="Times New Roman"/>
          <w:color w:val="1E1D1A"/>
          <w:sz w:val="24"/>
          <w:szCs w:val="24"/>
          <w:highlight w:val="yellow"/>
          <w:shd w:val="clear" w:color="auto" w:fill="FFFFFF"/>
          <w:lang w:val="en-US"/>
        </w:rPr>
        <w:t xml:space="preserve">, P., Salerno, R., &amp; Karesh, W. (2017). Evaluating one health: are we demonstrating </w:t>
      </w:r>
      <w:proofErr w:type="gramStart"/>
      <w:r w:rsidRPr="004445AA">
        <w:rPr>
          <w:rFonts w:ascii="IBM Plex Sans" w:eastAsia="Times New Roman" w:hAnsi="IBM Plex Sans" w:cs="Times New Roman"/>
          <w:color w:val="1E1D1A"/>
          <w:sz w:val="24"/>
          <w:szCs w:val="24"/>
          <w:highlight w:val="yellow"/>
          <w:shd w:val="clear" w:color="auto" w:fill="FFFFFF"/>
          <w:lang w:val="en-US"/>
        </w:rPr>
        <w:t>effectiveness?.</w:t>
      </w:r>
      <w:proofErr w:type="gramEnd"/>
      <w:r w:rsidRPr="004445AA">
        <w:rPr>
          <w:rFonts w:ascii="IBM Plex Sans" w:eastAsia="Times New Roman" w:hAnsi="IBM Plex Sans" w:cs="Times New Roman"/>
          <w:color w:val="1E1D1A"/>
          <w:sz w:val="24"/>
          <w:szCs w:val="24"/>
          <w:highlight w:val="yellow"/>
          <w:shd w:val="clear" w:color="auto" w:fill="FFFFFF"/>
          <w:lang w:val="en-US"/>
        </w:rPr>
        <w:t xml:space="preserve"> One Health, 3, 5-10. https://doi.org/10.1016/j.onehlt.2016.10.004</w:t>
      </w:r>
    </w:p>
    <w:p w14:paraId="74AD7297" w14:textId="77777777" w:rsidR="004445AA" w:rsidRPr="004445AA" w:rsidRDefault="004445AA" w:rsidP="004445AA">
      <w:pPr>
        <w:spacing w:after="0" w:line="240" w:lineRule="auto"/>
        <w:rPr>
          <w:rFonts w:ascii="IBM Plex Sans" w:eastAsia="Times New Roman" w:hAnsi="IBM Plex Sans" w:cs="Times New Roman"/>
          <w:color w:val="1E1D1A"/>
          <w:sz w:val="24"/>
          <w:szCs w:val="24"/>
          <w:highlight w:val="yellow"/>
          <w:shd w:val="clear" w:color="auto" w:fill="FFFFFF"/>
          <w:lang w:val="en-US"/>
        </w:rPr>
      </w:pPr>
      <w:r w:rsidRPr="004445AA">
        <w:rPr>
          <w:rFonts w:ascii="IBM Plex Sans" w:eastAsia="Times New Roman" w:hAnsi="IBM Plex Sans" w:cs="Times New Roman"/>
          <w:color w:val="1E1D1A"/>
          <w:sz w:val="24"/>
          <w:szCs w:val="24"/>
          <w:highlight w:val="yellow"/>
          <w:shd w:val="clear" w:color="auto" w:fill="FFFFFF"/>
          <w:lang w:val="en-US"/>
        </w:rPr>
        <w:t>Davis, M., Rankin, S., Schurer, J., Cole, S., Conti, L., &amp; Rabinowitz, P. (2017). Checklist for one health epidemiological reporting of evidence (cohere). One Health, 4, 14-21. https://doi.org/10.1016/j.onehlt.2017.07.001</w:t>
      </w:r>
    </w:p>
    <w:p w14:paraId="3D120D75" w14:textId="77777777" w:rsidR="004445AA" w:rsidRPr="004445AA" w:rsidRDefault="004445AA" w:rsidP="004445AA">
      <w:pPr>
        <w:spacing w:after="0" w:line="240" w:lineRule="auto"/>
        <w:rPr>
          <w:rFonts w:ascii="IBM Plex Sans" w:eastAsia="Times New Roman" w:hAnsi="IBM Plex Sans" w:cs="Times New Roman"/>
          <w:color w:val="1E1D1A"/>
          <w:sz w:val="24"/>
          <w:szCs w:val="24"/>
          <w:highlight w:val="yellow"/>
          <w:shd w:val="clear" w:color="auto" w:fill="FFFFFF"/>
          <w:lang w:val="en-US"/>
        </w:rPr>
      </w:pPr>
      <w:r w:rsidRPr="004445AA">
        <w:rPr>
          <w:rFonts w:ascii="IBM Plex Sans" w:eastAsia="Times New Roman" w:hAnsi="IBM Plex Sans" w:cs="Times New Roman"/>
          <w:color w:val="1E1D1A"/>
          <w:sz w:val="24"/>
          <w:szCs w:val="24"/>
          <w:highlight w:val="yellow"/>
          <w:shd w:val="clear" w:color="auto" w:fill="FFFFFF"/>
          <w:lang w:val="en-US"/>
        </w:rPr>
        <w:t xml:space="preserve">Herten, J., </w:t>
      </w:r>
      <w:proofErr w:type="spellStart"/>
      <w:r w:rsidRPr="004445AA">
        <w:rPr>
          <w:rFonts w:ascii="IBM Plex Sans" w:eastAsia="Times New Roman" w:hAnsi="IBM Plex Sans" w:cs="Times New Roman"/>
          <w:color w:val="1E1D1A"/>
          <w:sz w:val="24"/>
          <w:szCs w:val="24"/>
          <w:highlight w:val="yellow"/>
          <w:shd w:val="clear" w:color="auto" w:fill="FFFFFF"/>
          <w:lang w:val="en-US"/>
        </w:rPr>
        <w:t>Bovenkerk</w:t>
      </w:r>
      <w:proofErr w:type="spellEnd"/>
      <w:r w:rsidRPr="004445AA">
        <w:rPr>
          <w:rFonts w:ascii="IBM Plex Sans" w:eastAsia="Times New Roman" w:hAnsi="IBM Plex Sans" w:cs="Times New Roman"/>
          <w:color w:val="1E1D1A"/>
          <w:sz w:val="24"/>
          <w:szCs w:val="24"/>
          <w:highlight w:val="yellow"/>
          <w:shd w:val="clear" w:color="auto" w:fill="FFFFFF"/>
          <w:lang w:val="en-US"/>
        </w:rPr>
        <w:t>, B., &amp; Verweij, M. (2018). One health as a moral dilemma: towards a socially responsible zoonotic disease control. Zoonoses and Public Health, 66(1), 26-34. https://doi.org/10.1111/zph.12536</w:t>
      </w:r>
    </w:p>
    <w:p w14:paraId="789B0C0E" w14:textId="77777777" w:rsidR="004445AA" w:rsidRPr="004445AA" w:rsidRDefault="004445AA" w:rsidP="004445AA">
      <w:pPr>
        <w:spacing w:after="0" w:line="240" w:lineRule="auto"/>
        <w:rPr>
          <w:rFonts w:ascii="IBM Plex Sans" w:eastAsia="Times New Roman" w:hAnsi="IBM Plex Sans" w:cs="Times New Roman"/>
          <w:color w:val="1E1D1A"/>
          <w:sz w:val="24"/>
          <w:szCs w:val="24"/>
          <w:highlight w:val="yellow"/>
          <w:shd w:val="clear" w:color="auto" w:fill="FFFFFF"/>
          <w:lang w:val="en-US"/>
        </w:rPr>
      </w:pPr>
      <w:r w:rsidRPr="004445AA">
        <w:rPr>
          <w:rFonts w:ascii="IBM Plex Sans" w:eastAsia="Times New Roman" w:hAnsi="IBM Plex Sans" w:cs="Times New Roman"/>
          <w:color w:val="1E1D1A"/>
          <w:sz w:val="24"/>
          <w:szCs w:val="24"/>
          <w:highlight w:val="yellow"/>
          <w:shd w:val="clear" w:color="auto" w:fill="FFFFFF"/>
          <w:lang w:val="en-US"/>
        </w:rPr>
        <w:t>Takashima, G. and Day, M. (2014). Setting the one health agenda and the human–companion animal bond. International Journal of Environmental Research and Public Health, 11(11), 11110-11120. https://doi.org/10.3390/ijerph111111110</w:t>
      </w:r>
    </w:p>
    <w:p w14:paraId="1429938F" w14:textId="592B41B6" w:rsidR="004445AA" w:rsidRDefault="004445AA" w:rsidP="004445AA">
      <w:pPr>
        <w:spacing w:line="240" w:lineRule="auto"/>
        <w:jc w:val="both"/>
        <w:rPr>
          <w:rFonts w:ascii="IBM Plex Sans" w:hAnsi="IBM Plex Sans"/>
          <w:color w:val="1E1D1A"/>
          <w:shd w:val="clear" w:color="auto" w:fill="DFECF7"/>
        </w:rPr>
      </w:pPr>
      <w:proofErr w:type="spellStart"/>
      <w:r w:rsidRPr="004445AA">
        <w:rPr>
          <w:rFonts w:ascii="IBM Plex Sans" w:eastAsia="Times New Roman" w:hAnsi="IBM Plex Sans" w:cs="Times New Roman"/>
          <w:color w:val="1E1D1A"/>
          <w:sz w:val="24"/>
          <w:szCs w:val="24"/>
          <w:highlight w:val="yellow"/>
          <w:shd w:val="clear" w:color="auto" w:fill="FFFFFF"/>
          <w:lang w:val="en-US"/>
        </w:rPr>
        <w:t>Zinsstag</w:t>
      </w:r>
      <w:proofErr w:type="spellEnd"/>
      <w:r w:rsidRPr="004445AA">
        <w:rPr>
          <w:rFonts w:ascii="IBM Plex Sans" w:eastAsia="Times New Roman" w:hAnsi="IBM Plex Sans" w:cs="Times New Roman"/>
          <w:color w:val="1E1D1A"/>
          <w:sz w:val="24"/>
          <w:szCs w:val="24"/>
          <w:highlight w:val="yellow"/>
          <w:shd w:val="clear" w:color="auto" w:fill="FFFFFF"/>
          <w:lang w:val="en-US"/>
        </w:rPr>
        <w:t>, J., Schelling, E., Waltner-Toews, D., &amp; Tanner, M. (2011). From “one medicine” to “one health” and systemic approaches to health and well-being. Preventive Veterinary Medicine, 101(3-4), 148-156. https://doi.org/10.1016/j.prevetmed.2010.07.003]</w:t>
      </w:r>
    </w:p>
    <w:p w14:paraId="55C699BF" w14:textId="77777777" w:rsidR="007A1765" w:rsidRDefault="007A1765">
      <w:pPr>
        <w:spacing w:line="240" w:lineRule="auto"/>
        <w:jc w:val="both"/>
        <w:rPr>
          <w:rFonts w:ascii="IBM Plex Sans" w:hAnsi="IBM Plex Sans"/>
          <w:color w:val="1E1D1A"/>
          <w:shd w:val="clear" w:color="auto" w:fill="DFECF7"/>
        </w:rPr>
      </w:pPr>
    </w:p>
    <w:p w14:paraId="3F43E4F2" w14:textId="77777777" w:rsidR="00B345F5" w:rsidRPr="00B345F5" w:rsidRDefault="00B345F5" w:rsidP="00B345F5">
      <w:pPr>
        <w:rPr>
          <w:rFonts w:ascii="IBM Plex Sans" w:eastAsia="Times New Roman" w:hAnsi="IBM Plex Sans" w:cs="Times New Roman"/>
          <w:color w:val="1E1D1A"/>
          <w:sz w:val="24"/>
          <w:szCs w:val="24"/>
          <w:shd w:val="clear" w:color="auto" w:fill="FFFFFF"/>
          <w:lang w:val="en-US"/>
        </w:rPr>
      </w:pPr>
      <w:r>
        <w:rPr>
          <w:rFonts w:ascii="IBM Plex Sans" w:hAnsi="IBM Plex Sans"/>
          <w:color w:val="1E1D1A"/>
          <w:shd w:val="clear" w:color="auto" w:fill="DFECF7"/>
        </w:rPr>
        <w:t>the unique purpose of ecosystem health is to promote sustainable practices, inform consumers about the environmental impact of their choices, and contribute to the conservation and preservation of natural resources. Ecosystem health assessments provide valuable information for environmental management and sustainable development. By focusing on the health of ecosystems, we can ensure the long-term well-being of both the environment and human populations. [</w:t>
      </w:r>
      <w:r w:rsidRPr="00B345F5">
        <w:rPr>
          <w:rFonts w:ascii="IBM Plex Sans" w:eastAsia="Times New Roman" w:hAnsi="IBM Plex Sans" w:cs="Times New Roman"/>
          <w:color w:val="1E1D1A"/>
          <w:sz w:val="24"/>
          <w:szCs w:val="24"/>
          <w:shd w:val="clear" w:color="auto" w:fill="FFFFFF"/>
          <w:lang w:val="en-US"/>
        </w:rPr>
        <w:t xml:space="preserve">Shen, W. and Li, Y. (2022). Multi-scale assessment and </w:t>
      </w:r>
      <w:proofErr w:type="spellStart"/>
      <w:r w:rsidRPr="00B345F5">
        <w:rPr>
          <w:rFonts w:ascii="IBM Plex Sans" w:eastAsia="Times New Roman" w:hAnsi="IBM Plex Sans" w:cs="Times New Roman"/>
          <w:color w:val="1E1D1A"/>
          <w:sz w:val="24"/>
          <w:szCs w:val="24"/>
          <w:shd w:val="clear" w:color="auto" w:fill="FFFFFF"/>
          <w:lang w:val="en-US"/>
        </w:rPr>
        <w:t>spatio</w:t>
      </w:r>
      <w:proofErr w:type="spellEnd"/>
      <w:r w:rsidRPr="00B345F5">
        <w:rPr>
          <w:rFonts w:ascii="IBM Plex Sans" w:eastAsia="Times New Roman" w:hAnsi="IBM Plex Sans" w:cs="Times New Roman"/>
          <w:color w:val="1E1D1A"/>
          <w:sz w:val="24"/>
          <w:szCs w:val="24"/>
          <w:shd w:val="clear" w:color="auto" w:fill="FFFFFF"/>
          <w:lang w:val="en-US"/>
        </w:rPr>
        <w:t xml:space="preserve">-temporal interaction characteristics of ecosystem health in the middle reaches of the yellow river of </w:t>
      </w:r>
      <w:proofErr w:type="spellStart"/>
      <w:r w:rsidRPr="00B345F5">
        <w:rPr>
          <w:rFonts w:ascii="IBM Plex Sans" w:eastAsia="Times New Roman" w:hAnsi="IBM Plex Sans" w:cs="Times New Roman"/>
          <w:color w:val="1E1D1A"/>
          <w:sz w:val="24"/>
          <w:szCs w:val="24"/>
          <w:shd w:val="clear" w:color="auto" w:fill="FFFFFF"/>
          <w:lang w:val="en-US"/>
        </w:rPr>
        <w:t>china</w:t>
      </w:r>
      <w:proofErr w:type="spellEnd"/>
      <w:r w:rsidRPr="00B345F5">
        <w:rPr>
          <w:rFonts w:ascii="IBM Plex Sans" w:eastAsia="Times New Roman" w:hAnsi="IBM Plex Sans" w:cs="Times New Roman"/>
          <w:color w:val="1E1D1A"/>
          <w:sz w:val="24"/>
          <w:szCs w:val="24"/>
          <w:shd w:val="clear" w:color="auto" w:fill="FFFFFF"/>
          <w:lang w:val="en-US"/>
        </w:rPr>
        <w:t>. International Journal of Environmental Research and Public Health, 19(23), 16144. https://doi.org/10.3390/ijerph192316144</w:t>
      </w:r>
    </w:p>
    <w:p w14:paraId="2AB2FB0C" w14:textId="77777777" w:rsidR="00B345F5" w:rsidRPr="00B345F5" w:rsidRDefault="00B345F5" w:rsidP="00B345F5">
      <w:pPr>
        <w:spacing w:after="0" w:line="240" w:lineRule="auto"/>
        <w:rPr>
          <w:rFonts w:ascii="IBM Plex Sans" w:eastAsia="Times New Roman" w:hAnsi="IBM Plex Sans" w:cs="Times New Roman"/>
          <w:color w:val="1E1D1A"/>
          <w:sz w:val="24"/>
          <w:szCs w:val="24"/>
          <w:shd w:val="clear" w:color="auto" w:fill="FFFFFF"/>
          <w:lang w:val="en-US"/>
        </w:rPr>
      </w:pPr>
      <w:proofErr w:type="spellStart"/>
      <w:r w:rsidRPr="00B345F5">
        <w:rPr>
          <w:rFonts w:ascii="IBM Plex Sans" w:eastAsia="Times New Roman" w:hAnsi="IBM Plex Sans" w:cs="Times New Roman"/>
          <w:color w:val="1E1D1A"/>
          <w:sz w:val="24"/>
          <w:szCs w:val="24"/>
          <w:shd w:val="clear" w:color="auto" w:fill="FFFFFF"/>
          <w:lang w:val="en-US"/>
        </w:rPr>
        <w:t>Sörqvist</w:t>
      </w:r>
      <w:proofErr w:type="spellEnd"/>
      <w:r w:rsidRPr="00B345F5">
        <w:rPr>
          <w:rFonts w:ascii="IBM Plex Sans" w:eastAsia="Times New Roman" w:hAnsi="IBM Plex Sans" w:cs="Times New Roman"/>
          <w:color w:val="1E1D1A"/>
          <w:sz w:val="24"/>
          <w:szCs w:val="24"/>
          <w:shd w:val="clear" w:color="auto" w:fill="FFFFFF"/>
          <w:lang w:val="en-US"/>
        </w:rPr>
        <w:t xml:space="preserve">, P., Haga, A., Langeborg, L., Holmgren, M., </w:t>
      </w:r>
      <w:proofErr w:type="spellStart"/>
      <w:r w:rsidRPr="00B345F5">
        <w:rPr>
          <w:rFonts w:ascii="IBM Plex Sans" w:eastAsia="Times New Roman" w:hAnsi="IBM Plex Sans" w:cs="Times New Roman"/>
          <w:color w:val="1E1D1A"/>
          <w:sz w:val="24"/>
          <w:szCs w:val="24"/>
          <w:shd w:val="clear" w:color="auto" w:fill="FFFFFF"/>
          <w:lang w:val="en-US"/>
        </w:rPr>
        <w:t>Wallinder</w:t>
      </w:r>
      <w:proofErr w:type="spellEnd"/>
      <w:r w:rsidRPr="00B345F5">
        <w:rPr>
          <w:rFonts w:ascii="IBM Plex Sans" w:eastAsia="Times New Roman" w:hAnsi="IBM Plex Sans" w:cs="Times New Roman"/>
          <w:color w:val="1E1D1A"/>
          <w:sz w:val="24"/>
          <w:szCs w:val="24"/>
          <w:shd w:val="clear" w:color="auto" w:fill="FFFFFF"/>
          <w:lang w:val="en-US"/>
        </w:rPr>
        <w:t xml:space="preserve">, M., </w:t>
      </w:r>
      <w:proofErr w:type="spellStart"/>
      <w:r w:rsidRPr="00B345F5">
        <w:rPr>
          <w:rFonts w:ascii="IBM Plex Sans" w:eastAsia="Times New Roman" w:hAnsi="IBM Plex Sans" w:cs="Times New Roman"/>
          <w:color w:val="1E1D1A"/>
          <w:sz w:val="24"/>
          <w:szCs w:val="24"/>
          <w:shd w:val="clear" w:color="auto" w:fill="FFFFFF"/>
          <w:lang w:val="en-US"/>
        </w:rPr>
        <w:t>Nöstl</w:t>
      </w:r>
      <w:proofErr w:type="spellEnd"/>
      <w:r w:rsidRPr="00B345F5">
        <w:rPr>
          <w:rFonts w:ascii="IBM Plex Sans" w:eastAsia="Times New Roman" w:hAnsi="IBM Plex Sans" w:cs="Times New Roman"/>
          <w:color w:val="1E1D1A"/>
          <w:sz w:val="24"/>
          <w:szCs w:val="24"/>
          <w:shd w:val="clear" w:color="auto" w:fill="FFFFFF"/>
          <w:lang w:val="en-US"/>
        </w:rPr>
        <w:t>, A., … &amp; Marsh, J. (2015). The green halo: mechanisms and limits of the eco-label effect. Food Quality and Preference, 43, 1-9. https://doi.org/10.1016/j.foodqual.2015.02.001</w:t>
      </w:r>
    </w:p>
    <w:p w14:paraId="013AA70E" w14:textId="67F7EF10" w:rsidR="00B345F5" w:rsidRDefault="00B345F5" w:rsidP="00B345F5">
      <w:pPr>
        <w:spacing w:line="240" w:lineRule="auto"/>
        <w:jc w:val="both"/>
        <w:rPr>
          <w:rFonts w:ascii="IBM Plex Sans" w:hAnsi="IBM Plex Sans"/>
          <w:color w:val="1E1D1A"/>
          <w:shd w:val="clear" w:color="auto" w:fill="DFECF7"/>
        </w:rPr>
      </w:pPr>
      <w:r w:rsidRPr="00B345F5">
        <w:rPr>
          <w:rFonts w:ascii="IBM Plex Sans" w:eastAsia="Times New Roman" w:hAnsi="IBM Plex Sans" w:cs="Times New Roman"/>
          <w:color w:val="1E1D1A"/>
          <w:sz w:val="24"/>
          <w:szCs w:val="24"/>
          <w:shd w:val="clear" w:color="auto" w:fill="FFFFFF"/>
          <w:lang w:val="en-US"/>
        </w:rPr>
        <w:lastRenderedPageBreak/>
        <w:t xml:space="preserve">Yilmaz, Y., </w:t>
      </w:r>
      <w:proofErr w:type="spellStart"/>
      <w:r w:rsidRPr="00B345F5">
        <w:rPr>
          <w:rFonts w:ascii="IBM Plex Sans" w:eastAsia="Times New Roman" w:hAnsi="IBM Plex Sans" w:cs="Times New Roman"/>
          <w:color w:val="1E1D1A"/>
          <w:sz w:val="24"/>
          <w:szCs w:val="24"/>
          <w:shd w:val="clear" w:color="auto" w:fill="FFFFFF"/>
          <w:lang w:val="en-US"/>
        </w:rPr>
        <w:t>Üngüren</w:t>
      </w:r>
      <w:proofErr w:type="spellEnd"/>
      <w:r w:rsidRPr="00B345F5">
        <w:rPr>
          <w:rFonts w:ascii="IBM Plex Sans" w:eastAsia="Times New Roman" w:hAnsi="IBM Plex Sans" w:cs="Times New Roman"/>
          <w:color w:val="1E1D1A"/>
          <w:sz w:val="24"/>
          <w:szCs w:val="24"/>
          <w:shd w:val="clear" w:color="auto" w:fill="FFFFFF"/>
          <w:lang w:val="en-US"/>
        </w:rPr>
        <w:t>, E., &amp; Kaçmaz, Y. (2019). Determination of managers’ attitudes towards eco-labeling applied in the context of sustainable tourism and evaluation of the effects of eco-labeling on accommodation enterprises. Sustainability, 11(18), 5069. https://doi.org/10.3390/su11185069</w:t>
      </w:r>
      <w:r>
        <w:rPr>
          <w:rFonts w:ascii="IBM Plex Sans" w:eastAsia="Times New Roman" w:hAnsi="IBM Plex Sans" w:cs="Times New Roman"/>
          <w:color w:val="1E1D1A"/>
          <w:sz w:val="24"/>
          <w:szCs w:val="24"/>
          <w:shd w:val="clear" w:color="auto" w:fill="FFFFFF"/>
          <w:lang w:val="en-US"/>
        </w:rPr>
        <w:t>]</w:t>
      </w:r>
    </w:p>
    <w:p w14:paraId="666EEC39" w14:textId="7DE7DF82" w:rsidR="007A1765" w:rsidRDefault="007A1765" w:rsidP="007A1765">
      <w:pPr>
        <w:spacing w:after="0" w:line="240" w:lineRule="auto"/>
        <w:rPr>
          <w:rFonts w:ascii="IBM Plex Sans" w:eastAsia="Times New Roman" w:hAnsi="IBM Plex Sans" w:cs="Times New Roman"/>
          <w:color w:val="1E1D1A"/>
          <w:sz w:val="24"/>
          <w:szCs w:val="24"/>
          <w:shd w:val="clear" w:color="auto" w:fill="FFFFFF"/>
          <w:lang w:val="en-US"/>
        </w:rPr>
      </w:pPr>
      <w:proofErr w:type="spellStart"/>
      <w:r w:rsidRPr="007A1765">
        <w:rPr>
          <w:rFonts w:ascii="IBM Plex Sans" w:eastAsia="Times New Roman" w:hAnsi="IBM Plex Sans" w:cs="Times New Roman"/>
          <w:color w:val="1E1D1A"/>
          <w:sz w:val="24"/>
          <w:szCs w:val="24"/>
          <w:shd w:val="clear" w:color="auto" w:fill="FFFFFF"/>
          <w:lang w:val="en-US"/>
        </w:rPr>
        <w:t>Asaduzzaman</w:t>
      </w:r>
      <w:proofErr w:type="spellEnd"/>
      <w:r w:rsidRPr="007A1765">
        <w:rPr>
          <w:rFonts w:ascii="IBM Plex Sans" w:eastAsia="Times New Roman" w:hAnsi="IBM Plex Sans" w:cs="Times New Roman"/>
          <w:color w:val="1E1D1A"/>
          <w:sz w:val="24"/>
          <w:szCs w:val="24"/>
          <w:shd w:val="clear" w:color="auto" w:fill="FFFFFF"/>
          <w:lang w:val="en-US"/>
        </w:rPr>
        <w:t xml:space="preserve">, M., Ara, R., Afrin, S., Meiring, J., &amp; Saif-Ur-Rahman, K. (2022). Planetary health education and capacity building for healthcare professionals in a global context: current opportunities, </w:t>
      </w:r>
      <w:proofErr w:type="gramStart"/>
      <w:r w:rsidRPr="007A1765">
        <w:rPr>
          <w:rFonts w:ascii="IBM Plex Sans" w:eastAsia="Times New Roman" w:hAnsi="IBM Plex Sans" w:cs="Times New Roman"/>
          <w:color w:val="1E1D1A"/>
          <w:sz w:val="24"/>
          <w:szCs w:val="24"/>
          <w:shd w:val="clear" w:color="auto" w:fill="FFFFFF"/>
          <w:lang w:val="en-US"/>
        </w:rPr>
        <w:t>gaps</w:t>
      </w:r>
      <w:proofErr w:type="gramEnd"/>
      <w:r w:rsidRPr="007A1765">
        <w:rPr>
          <w:rFonts w:ascii="IBM Plex Sans" w:eastAsia="Times New Roman" w:hAnsi="IBM Plex Sans" w:cs="Times New Roman"/>
          <w:color w:val="1E1D1A"/>
          <w:sz w:val="24"/>
          <w:szCs w:val="24"/>
          <w:shd w:val="clear" w:color="auto" w:fill="FFFFFF"/>
          <w:lang w:val="en-US"/>
        </w:rPr>
        <w:t xml:space="preserve"> and future directions. International Journal of Environmental Research and Public Health, 19(18), 11786. </w:t>
      </w:r>
      <w:hyperlink r:id="rId45" w:history="1">
        <w:r w:rsidR="00BD6594" w:rsidRPr="007A1765">
          <w:rPr>
            <w:rStyle w:val="Hyperlink"/>
            <w:rFonts w:ascii="IBM Plex Sans" w:eastAsia="Times New Roman" w:hAnsi="IBM Plex Sans" w:cs="Times New Roman"/>
            <w:sz w:val="24"/>
            <w:szCs w:val="24"/>
            <w:shd w:val="clear" w:color="auto" w:fill="FFFFFF"/>
            <w:lang w:val="en-US"/>
          </w:rPr>
          <w:t>https://doi.org/10.3390/ijerph191811786</w:t>
        </w:r>
      </w:hyperlink>
    </w:p>
    <w:p w14:paraId="56DAB1C4" w14:textId="77777777" w:rsidR="00BD6594" w:rsidRPr="007A1765" w:rsidRDefault="00BD6594" w:rsidP="007A1765">
      <w:pPr>
        <w:spacing w:after="0" w:line="240" w:lineRule="auto"/>
        <w:rPr>
          <w:rFonts w:ascii="IBM Plex Sans" w:eastAsia="Times New Roman" w:hAnsi="IBM Plex Sans" w:cs="Times New Roman"/>
          <w:color w:val="1E1D1A"/>
          <w:sz w:val="24"/>
          <w:szCs w:val="24"/>
          <w:shd w:val="clear" w:color="auto" w:fill="FFFFFF"/>
          <w:lang w:val="en-US"/>
        </w:rPr>
      </w:pPr>
    </w:p>
    <w:p w14:paraId="4869359A" w14:textId="18187701" w:rsidR="007A1765" w:rsidRDefault="007A1765" w:rsidP="007A1765">
      <w:pPr>
        <w:spacing w:after="0" w:line="240" w:lineRule="auto"/>
        <w:rPr>
          <w:rFonts w:ascii="IBM Plex Sans" w:eastAsia="Times New Roman" w:hAnsi="IBM Plex Sans" w:cs="Times New Roman"/>
          <w:color w:val="1E1D1A"/>
          <w:sz w:val="24"/>
          <w:szCs w:val="24"/>
          <w:shd w:val="clear" w:color="auto" w:fill="FFFFFF"/>
          <w:lang w:val="en-US"/>
        </w:rPr>
      </w:pPr>
      <w:r w:rsidRPr="007A1765">
        <w:rPr>
          <w:rFonts w:ascii="IBM Plex Sans" w:eastAsia="Times New Roman" w:hAnsi="IBM Plex Sans" w:cs="Times New Roman"/>
          <w:color w:val="1E1D1A"/>
          <w:sz w:val="24"/>
          <w:szCs w:val="24"/>
          <w:shd w:val="clear" w:color="auto" w:fill="FFFFFF"/>
          <w:lang w:val="en-US"/>
        </w:rPr>
        <w:t xml:space="preserve">David, P., </w:t>
      </w:r>
      <w:proofErr w:type="spellStart"/>
      <w:r w:rsidRPr="007A1765">
        <w:rPr>
          <w:rFonts w:ascii="IBM Plex Sans" w:eastAsia="Times New Roman" w:hAnsi="IBM Plex Sans" w:cs="Times New Roman"/>
          <w:color w:val="1E1D1A"/>
          <w:sz w:val="24"/>
          <w:szCs w:val="24"/>
          <w:shd w:val="clear" w:color="auto" w:fill="FFFFFF"/>
          <w:lang w:val="en-US"/>
        </w:rPr>
        <w:t>Dévédec</w:t>
      </w:r>
      <w:proofErr w:type="spellEnd"/>
      <w:r w:rsidRPr="007A1765">
        <w:rPr>
          <w:rFonts w:ascii="IBM Plex Sans" w:eastAsia="Times New Roman" w:hAnsi="IBM Plex Sans" w:cs="Times New Roman"/>
          <w:color w:val="1E1D1A"/>
          <w:sz w:val="24"/>
          <w:szCs w:val="24"/>
          <w:shd w:val="clear" w:color="auto" w:fill="FFFFFF"/>
          <w:lang w:val="en-US"/>
        </w:rPr>
        <w:t xml:space="preserve">, N., &amp; Alary, A. (2021). Pandemics in the age of the </w:t>
      </w:r>
      <w:proofErr w:type="spellStart"/>
      <w:r w:rsidRPr="007A1765">
        <w:rPr>
          <w:rFonts w:ascii="IBM Plex Sans" w:eastAsia="Times New Roman" w:hAnsi="IBM Plex Sans" w:cs="Times New Roman"/>
          <w:color w:val="1E1D1A"/>
          <w:sz w:val="24"/>
          <w:szCs w:val="24"/>
          <w:shd w:val="clear" w:color="auto" w:fill="FFFFFF"/>
          <w:lang w:val="en-US"/>
        </w:rPr>
        <w:t>anthropocene</w:t>
      </w:r>
      <w:proofErr w:type="spellEnd"/>
      <w:r w:rsidRPr="007A1765">
        <w:rPr>
          <w:rFonts w:ascii="IBM Plex Sans" w:eastAsia="Times New Roman" w:hAnsi="IBM Plex Sans" w:cs="Times New Roman"/>
          <w:color w:val="1E1D1A"/>
          <w:sz w:val="24"/>
          <w:szCs w:val="24"/>
          <w:shd w:val="clear" w:color="auto" w:fill="FFFFFF"/>
          <w:lang w:val="en-US"/>
        </w:rPr>
        <w:t xml:space="preserve">: is ‘planetary health’ the </w:t>
      </w:r>
      <w:proofErr w:type="gramStart"/>
      <w:r w:rsidRPr="007A1765">
        <w:rPr>
          <w:rFonts w:ascii="IBM Plex Sans" w:eastAsia="Times New Roman" w:hAnsi="IBM Plex Sans" w:cs="Times New Roman"/>
          <w:color w:val="1E1D1A"/>
          <w:sz w:val="24"/>
          <w:szCs w:val="24"/>
          <w:shd w:val="clear" w:color="auto" w:fill="FFFFFF"/>
          <w:lang w:val="en-US"/>
        </w:rPr>
        <w:t>answer?.</w:t>
      </w:r>
      <w:proofErr w:type="gramEnd"/>
      <w:r w:rsidRPr="007A1765">
        <w:rPr>
          <w:rFonts w:ascii="IBM Plex Sans" w:eastAsia="Times New Roman" w:hAnsi="IBM Plex Sans" w:cs="Times New Roman"/>
          <w:color w:val="1E1D1A"/>
          <w:sz w:val="24"/>
          <w:szCs w:val="24"/>
          <w:shd w:val="clear" w:color="auto" w:fill="FFFFFF"/>
          <w:lang w:val="en-US"/>
        </w:rPr>
        <w:t xml:space="preserve"> Global Public Health, 16(8-9), 1141-1154. </w:t>
      </w:r>
      <w:hyperlink r:id="rId46" w:history="1">
        <w:r w:rsidR="00BD6594" w:rsidRPr="007A1765">
          <w:rPr>
            <w:rStyle w:val="Hyperlink"/>
            <w:rFonts w:ascii="IBM Plex Sans" w:eastAsia="Times New Roman" w:hAnsi="IBM Plex Sans" w:cs="Times New Roman"/>
            <w:sz w:val="24"/>
            <w:szCs w:val="24"/>
            <w:shd w:val="clear" w:color="auto" w:fill="FFFFFF"/>
            <w:lang w:val="en-US"/>
          </w:rPr>
          <w:t>https://doi.org/10.1080/17441692.2021.1893372</w:t>
        </w:r>
      </w:hyperlink>
    </w:p>
    <w:p w14:paraId="23B3FBF2" w14:textId="77777777" w:rsidR="00BD6594" w:rsidRPr="007A1765" w:rsidRDefault="00BD6594" w:rsidP="007A1765">
      <w:pPr>
        <w:spacing w:after="0" w:line="240" w:lineRule="auto"/>
        <w:rPr>
          <w:rFonts w:ascii="IBM Plex Sans" w:eastAsia="Times New Roman" w:hAnsi="IBM Plex Sans" w:cs="Times New Roman"/>
          <w:color w:val="1E1D1A"/>
          <w:sz w:val="24"/>
          <w:szCs w:val="24"/>
          <w:shd w:val="clear" w:color="auto" w:fill="FFFFFF"/>
          <w:lang w:val="en-US"/>
        </w:rPr>
      </w:pPr>
    </w:p>
    <w:p w14:paraId="5D24B212" w14:textId="62816054" w:rsidR="007A1765" w:rsidRDefault="007A1765" w:rsidP="007A1765">
      <w:pPr>
        <w:spacing w:after="0" w:line="240" w:lineRule="auto"/>
        <w:rPr>
          <w:rFonts w:ascii="IBM Plex Sans" w:eastAsia="Times New Roman" w:hAnsi="IBM Plex Sans" w:cs="Times New Roman"/>
          <w:color w:val="1E1D1A"/>
          <w:sz w:val="24"/>
          <w:szCs w:val="24"/>
          <w:shd w:val="clear" w:color="auto" w:fill="FFFFFF"/>
          <w:lang w:val="en-US"/>
        </w:rPr>
      </w:pPr>
      <w:r w:rsidRPr="007A1765">
        <w:rPr>
          <w:rFonts w:ascii="IBM Plex Sans" w:eastAsia="Times New Roman" w:hAnsi="IBM Plex Sans" w:cs="Times New Roman"/>
          <w:color w:val="1E1D1A"/>
          <w:sz w:val="24"/>
          <w:szCs w:val="24"/>
          <w:shd w:val="clear" w:color="auto" w:fill="FFFFFF"/>
          <w:lang w:val="en-US"/>
        </w:rPr>
        <w:t xml:space="preserve">Guzman, C., Aguirre, A., Astle, B., Barros, E., Bayles, B., </w:t>
      </w:r>
      <w:proofErr w:type="spellStart"/>
      <w:r w:rsidRPr="007A1765">
        <w:rPr>
          <w:rFonts w:ascii="IBM Plex Sans" w:eastAsia="Times New Roman" w:hAnsi="IBM Plex Sans" w:cs="Times New Roman"/>
          <w:color w:val="1E1D1A"/>
          <w:sz w:val="24"/>
          <w:szCs w:val="24"/>
          <w:shd w:val="clear" w:color="auto" w:fill="FFFFFF"/>
          <w:lang w:val="en-US"/>
        </w:rPr>
        <w:t>Chimbari</w:t>
      </w:r>
      <w:proofErr w:type="spellEnd"/>
      <w:r w:rsidRPr="007A1765">
        <w:rPr>
          <w:rFonts w:ascii="IBM Plex Sans" w:eastAsia="Times New Roman" w:hAnsi="IBM Plex Sans" w:cs="Times New Roman"/>
          <w:color w:val="1E1D1A"/>
          <w:sz w:val="24"/>
          <w:szCs w:val="24"/>
          <w:shd w:val="clear" w:color="auto" w:fill="FFFFFF"/>
          <w:lang w:val="en-US"/>
        </w:rPr>
        <w:t xml:space="preserve">, M., … &amp; Zylstra, M. (2021). A framework to guide planetary health education. The Lancet Planetary Health, 5(5), e253-e255. </w:t>
      </w:r>
      <w:hyperlink r:id="rId47" w:history="1">
        <w:r w:rsidR="00BD6594" w:rsidRPr="007A1765">
          <w:rPr>
            <w:rStyle w:val="Hyperlink"/>
            <w:rFonts w:ascii="IBM Plex Sans" w:eastAsia="Times New Roman" w:hAnsi="IBM Plex Sans" w:cs="Times New Roman"/>
            <w:sz w:val="24"/>
            <w:szCs w:val="24"/>
            <w:shd w:val="clear" w:color="auto" w:fill="FFFFFF"/>
            <w:lang w:val="en-US"/>
          </w:rPr>
          <w:t>https://doi.org/10.1016/s2542-5196(21)00110-8</w:t>
        </w:r>
      </w:hyperlink>
    </w:p>
    <w:p w14:paraId="44135900" w14:textId="77777777" w:rsidR="00BD6594" w:rsidRPr="007A1765" w:rsidRDefault="00BD6594" w:rsidP="007A1765">
      <w:pPr>
        <w:spacing w:after="0" w:line="240" w:lineRule="auto"/>
        <w:rPr>
          <w:rFonts w:ascii="IBM Plex Sans" w:eastAsia="Times New Roman" w:hAnsi="IBM Plex Sans" w:cs="Times New Roman"/>
          <w:color w:val="1E1D1A"/>
          <w:sz w:val="24"/>
          <w:szCs w:val="24"/>
          <w:shd w:val="clear" w:color="auto" w:fill="FFFFFF"/>
          <w:lang w:val="en-US"/>
        </w:rPr>
      </w:pPr>
    </w:p>
    <w:p w14:paraId="63D0474F" w14:textId="4C42BDC9" w:rsidR="007A1765" w:rsidRDefault="007A1765" w:rsidP="007A1765">
      <w:pPr>
        <w:spacing w:after="0" w:line="240" w:lineRule="auto"/>
        <w:rPr>
          <w:rFonts w:ascii="IBM Plex Sans" w:eastAsia="Times New Roman" w:hAnsi="IBM Plex Sans" w:cs="Times New Roman"/>
          <w:color w:val="1E1D1A"/>
          <w:sz w:val="24"/>
          <w:szCs w:val="24"/>
          <w:shd w:val="clear" w:color="auto" w:fill="FFFFFF"/>
          <w:lang w:val="en-US"/>
        </w:rPr>
      </w:pPr>
      <w:proofErr w:type="spellStart"/>
      <w:r w:rsidRPr="007A1765">
        <w:rPr>
          <w:rFonts w:ascii="IBM Plex Sans" w:eastAsia="Times New Roman" w:hAnsi="IBM Plex Sans" w:cs="Times New Roman"/>
          <w:color w:val="1E1D1A"/>
          <w:sz w:val="24"/>
          <w:szCs w:val="24"/>
          <w:shd w:val="clear" w:color="auto" w:fill="FFFFFF"/>
          <w:lang w:val="en-US"/>
        </w:rPr>
        <w:t>Klünder</w:t>
      </w:r>
      <w:proofErr w:type="spellEnd"/>
      <w:r w:rsidRPr="007A1765">
        <w:rPr>
          <w:rFonts w:ascii="IBM Plex Sans" w:eastAsia="Times New Roman" w:hAnsi="IBM Plex Sans" w:cs="Times New Roman"/>
          <w:color w:val="1E1D1A"/>
          <w:sz w:val="24"/>
          <w:szCs w:val="24"/>
          <w:shd w:val="clear" w:color="auto" w:fill="FFFFFF"/>
          <w:lang w:val="en-US"/>
        </w:rPr>
        <w:t xml:space="preserve">, V., Schwenke, P., Hertig, E., Jochem, C., Kaspar-Ott, I., </w:t>
      </w:r>
      <w:proofErr w:type="spellStart"/>
      <w:r w:rsidRPr="007A1765">
        <w:rPr>
          <w:rFonts w:ascii="IBM Plex Sans" w:eastAsia="Times New Roman" w:hAnsi="IBM Plex Sans" w:cs="Times New Roman"/>
          <w:color w:val="1E1D1A"/>
          <w:sz w:val="24"/>
          <w:szCs w:val="24"/>
          <w:shd w:val="clear" w:color="auto" w:fill="FFFFFF"/>
          <w:lang w:val="en-US"/>
        </w:rPr>
        <w:t>Schwienhorst</w:t>
      </w:r>
      <w:proofErr w:type="spellEnd"/>
      <w:r w:rsidRPr="007A1765">
        <w:rPr>
          <w:rFonts w:ascii="IBM Plex Sans" w:eastAsia="Times New Roman" w:hAnsi="IBM Plex Sans" w:cs="Times New Roman"/>
          <w:color w:val="1E1D1A"/>
          <w:sz w:val="24"/>
          <w:szCs w:val="24"/>
          <w:shd w:val="clear" w:color="auto" w:fill="FFFFFF"/>
          <w:lang w:val="en-US"/>
        </w:rPr>
        <w:t xml:space="preserve">-Stich, E., … &amp; Coenen, M. (2022). A cross-sectional study on the knowledge of and interest in planetary health in health-related study </w:t>
      </w:r>
      <w:proofErr w:type="spellStart"/>
      <w:r w:rsidRPr="007A1765">
        <w:rPr>
          <w:rFonts w:ascii="IBM Plex Sans" w:eastAsia="Times New Roman" w:hAnsi="IBM Plex Sans" w:cs="Times New Roman"/>
          <w:color w:val="1E1D1A"/>
          <w:sz w:val="24"/>
          <w:szCs w:val="24"/>
          <w:shd w:val="clear" w:color="auto" w:fill="FFFFFF"/>
          <w:lang w:val="en-US"/>
        </w:rPr>
        <w:t>programmes</w:t>
      </w:r>
      <w:proofErr w:type="spellEnd"/>
      <w:r w:rsidRPr="007A1765">
        <w:rPr>
          <w:rFonts w:ascii="IBM Plex Sans" w:eastAsia="Times New Roman" w:hAnsi="IBM Plex Sans" w:cs="Times New Roman"/>
          <w:color w:val="1E1D1A"/>
          <w:sz w:val="24"/>
          <w:szCs w:val="24"/>
          <w:shd w:val="clear" w:color="auto" w:fill="FFFFFF"/>
          <w:lang w:val="en-US"/>
        </w:rPr>
        <w:t xml:space="preserve"> in </w:t>
      </w:r>
      <w:proofErr w:type="spellStart"/>
      <w:r w:rsidRPr="007A1765">
        <w:rPr>
          <w:rFonts w:ascii="IBM Plex Sans" w:eastAsia="Times New Roman" w:hAnsi="IBM Plex Sans" w:cs="Times New Roman"/>
          <w:color w:val="1E1D1A"/>
          <w:sz w:val="24"/>
          <w:szCs w:val="24"/>
          <w:shd w:val="clear" w:color="auto" w:fill="FFFFFF"/>
          <w:lang w:val="en-US"/>
        </w:rPr>
        <w:t>germany</w:t>
      </w:r>
      <w:proofErr w:type="spellEnd"/>
      <w:r w:rsidRPr="007A1765">
        <w:rPr>
          <w:rFonts w:ascii="IBM Plex Sans" w:eastAsia="Times New Roman" w:hAnsi="IBM Plex Sans" w:cs="Times New Roman"/>
          <w:color w:val="1E1D1A"/>
          <w:sz w:val="24"/>
          <w:szCs w:val="24"/>
          <w:shd w:val="clear" w:color="auto" w:fill="FFFFFF"/>
          <w:lang w:val="en-US"/>
        </w:rPr>
        <w:t xml:space="preserve">. Frontiers in Public Health, 10. </w:t>
      </w:r>
      <w:hyperlink r:id="rId48" w:history="1">
        <w:r w:rsidR="00BD6594" w:rsidRPr="007A1765">
          <w:rPr>
            <w:rStyle w:val="Hyperlink"/>
            <w:rFonts w:ascii="IBM Plex Sans" w:eastAsia="Times New Roman" w:hAnsi="IBM Plex Sans" w:cs="Times New Roman"/>
            <w:sz w:val="24"/>
            <w:szCs w:val="24"/>
            <w:shd w:val="clear" w:color="auto" w:fill="FFFFFF"/>
            <w:lang w:val="en-US"/>
          </w:rPr>
          <w:t>https://doi.org/10.3389/fpubh.2022.937854</w:t>
        </w:r>
      </w:hyperlink>
    </w:p>
    <w:p w14:paraId="6131B05D" w14:textId="77777777" w:rsidR="00BD6594" w:rsidRPr="007A1765" w:rsidRDefault="00BD6594" w:rsidP="007A1765">
      <w:pPr>
        <w:spacing w:after="0" w:line="240" w:lineRule="auto"/>
        <w:rPr>
          <w:rFonts w:ascii="IBM Plex Sans" w:eastAsia="Times New Roman" w:hAnsi="IBM Plex Sans" w:cs="Times New Roman"/>
          <w:color w:val="1E1D1A"/>
          <w:sz w:val="24"/>
          <w:szCs w:val="24"/>
          <w:shd w:val="clear" w:color="auto" w:fill="FFFFFF"/>
          <w:lang w:val="en-US"/>
        </w:rPr>
      </w:pPr>
    </w:p>
    <w:p w14:paraId="1B09FBA5" w14:textId="77777777" w:rsidR="00BD6594" w:rsidRPr="007A1765" w:rsidRDefault="00BD6594" w:rsidP="007A1765">
      <w:pPr>
        <w:spacing w:after="0" w:line="240" w:lineRule="auto"/>
        <w:rPr>
          <w:rFonts w:ascii="IBM Plex Sans" w:eastAsia="Times New Roman" w:hAnsi="IBM Plex Sans" w:cs="Times New Roman"/>
          <w:color w:val="1E1D1A"/>
          <w:sz w:val="24"/>
          <w:szCs w:val="24"/>
          <w:shd w:val="clear" w:color="auto" w:fill="FFFFFF"/>
          <w:lang w:val="en-US"/>
        </w:rPr>
      </w:pPr>
    </w:p>
    <w:p w14:paraId="3DFD5753" w14:textId="542BF1E4" w:rsidR="007A1765" w:rsidRDefault="007A1765" w:rsidP="007A1765">
      <w:pPr>
        <w:spacing w:after="0" w:line="240" w:lineRule="auto"/>
        <w:rPr>
          <w:rFonts w:ascii="IBM Plex Sans" w:eastAsia="Times New Roman" w:hAnsi="IBM Plex Sans" w:cs="Times New Roman"/>
          <w:color w:val="1E1D1A"/>
          <w:sz w:val="24"/>
          <w:szCs w:val="24"/>
          <w:shd w:val="clear" w:color="auto" w:fill="FFFFFF"/>
          <w:lang w:val="en-US"/>
        </w:rPr>
      </w:pPr>
      <w:r w:rsidRPr="007A1765">
        <w:rPr>
          <w:rFonts w:ascii="IBM Plex Sans" w:eastAsia="Times New Roman" w:hAnsi="IBM Plex Sans" w:cs="Times New Roman"/>
          <w:color w:val="1E1D1A"/>
          <w:sz w:val="24"/>
          <w:szCs w:val="24"/>
          <w:shd w:val="clear" w:color="auto" w:fill="FFFFFF"/>
          <w:lang w:val="en-US"/>
        </w:rPr>
        <w:t xml:space="preserve">Redvers, N., </w:t>
      </w:r>
      <w:proofErr w:type="spellStart"/>
      <w:r w:rsidRPr="007A1765">
        <w:rPr>
          <w:rFonts w:ascii="IBM Plex Sans" w:eastAsia="Times New Roman" w:hAnsi="IBM Plex Sans" w:cs="Times New Roman"/>
          <w:color w:val="1E1D1A"/>
          <w:sz w:val="24"/>
          <w:szCs w:val="24"/>
          <w:shd w:val="clear" w:color="auto" w:fill="FFFFFF"/>
          <w:lang w:val="en-US"/>
        </w:rPr>
        <w:t>Celidwen</w:t>
      </w:r>
      <w:proofErr w:type="spellEnd"/>
      <w:r w:rsidRPr="007A1765">
        <w:rPr>
          <w:rFonts w:ascii="IBM Plex Sans" w:eastAsia="Times New Roman" w:hAnsi="IBM Plex Sans" w:cs="Times New Roman"/>
          <w:color w:val="1E1D1A"/>
          <w:sz w:val="24"/>
          <w:szCs w:val="24"/>
          <w:shd w:val="clear" w:color="auto" w:fill="FFFFFF"/>
          <w:lang w:val="en-US"/>
        </w:rPr>
        <w:t xml:space="preserve">, Y., Schultz, C., Horn, O., Githaiga, C., Vera, M., … &amp; Blondin, B. (2022). The determinants of planetary health: an indigenous consensus perspective. The Lancet Planetary Health, 6(2), e156-e163. </w:t>
      </w:r>
      <w:hyperlink r:id="rId49" w:history="1">
        <w:r w:rsidR="00BD6594" w:rsidRPr="007A1765">
          <w:rPr>
            <w:rStyle w:val="Hyperlink"/>
            <w:rFonts w:ascii="IBM Plex Sans" w:eastAsia="Times New Roman" w:hAnsi="IBM Plex Sans" w:cs="Times New Roman"/>
            <w:sz w:val="24"/>
            <w:szCs w:val="24"/>
            <w:shd w:val="clear" w:color="auto" w:fill="FFFFFF"/>
            <w:lang w:val="en-US"/>
          </w:rPr>
          <w:t>https://doi.org/10.1016/s2542-5196(21)00354-5</w:t>
        </w:r>
      </w:hyperlink>
    </w:p>
    <w:p w14:paraId="544FB1CB" w14:textId="77777777" w:rsidR="00BD6594" w:rsidRPr="007A1765" w:rsidRDefault="00BD6594" w:rsidP="007A1765">
      <w:pPr>
        <w:spacing w:after="0" w:line="240" w:lineRule="auto"/>
        <w:rPr>
          <w:rFonts w:ascii="IBM Plex Sans" w:eastAsia="Times New Roman" w:hAnsi="IBM Plex Sans" w:cs="Times New Roman"/>
          <w:color w:val="1E1D1A"/>
          <w:sz w:val="24"/>
          <w:szCs w:val="24"/>
          <w:shd w:val="clear" w:color="auto" w:fill="FFFFFF"/>
          <w:lang w:val="en-US"/>
        </w:rPr>
      </w:pPr>
    </w:p>
    <w:p w14:paraId="441309CC" w14:textId="3B0BE152" w:rsidR="007A1765" w:rsidRDefault="007A1765" w:rsidP="007A1765">
      <w:pPr>
        <w:spacing w:line="240" w:lineRule="auto"/>
        <w:jc w:val="both"/>
        <w:rPr>
          <w:rFonts w:ascii="IBM Plex Sans" w:hAnsi="IBM Plex Sans"/>
          <w:color w:val="1E1D1A"/>
          <w:shd w:val="clear" w:color="auto" w:fill="DFECF7"/>
        </w:rPr>
      </w:pPr>
      <w:r w:rsidRPr="007A1765">
        <w:rPr>
          <w:rFonts w:ascii="IBM Plex Sans" w:eastAsia="Times New Roman" w:hAnsi="IBM Plex Sans" w:cs="Times New Roman"/>
          <w:color w:val="1E1D1A"/>
          <w:sz w:val="24"/>
          <w:szCs w:val="24"/>
          <w:shd w:val="clear" w:color="auto" w:fill="FFFFFF"/>
          <w:lang w:val="en-US"/>
        </w:rPr>
        <w:t xml:space="preserve">Wabnitz, K., Gabrysch, S., Guinto, R., Haines, A., Herrmann, M., Howard, C., … &amp; Redvers, N. (2020). A pledge for planetary health to unite health professionals in the </w:t>
      </w:r>
      <w:proofErr w:type="spellStart"/>
      <w:r w:rsidRPr="007A1765">
        <w:rPr>
          <w:rFonts w:ascii="IBM Plex Sans" w:eastAsia="Times New Roman" w:hAnsi="IBM Plex Sans" w:cs="Times New Roman"/>
          <w:color w:val="1E1D1A"/>
          <w:sz w:val="24"/>
          <w:szCs w:val="24"/>
          <w:shd w:val="clear" w:color="auto" w:fill="FFFFFF"/>
          <w:lang w:val="en-US"/>
        </w:rPr>
        <w:t>anthropocene</w:t>
      </w:r>
      <w:proofErr w:type="spellEnd"/>
      <w:r w:rsidRPr="007A1765">
        <w:rPr>
          <w:rFonts w:ascii="IBM Plex Sans" w:eastAsia="Times New Roman" w:hAnsi="IBM Plex Sans" w:cs="Times New Roman"/>
          <w:color w:val="1E1D1A"/>
          <w:sz w:val="24"/>
          <w:szCs w:val="24"/>
          <w:shd w:val="clear" w:color="auto" w:fill="FFFFFF"/>
          <w:lang w:val="en-US"/>
        </w:rPr>
        <w:t>. The Lancet, 396(10261), 1471-1473. https://doi.org/10.1016/s0140-6736(20)32039-0</w:t>
      </w:r>
    </w:p>
    <w:p w14:paraId="5C022478" w14:textId="77777777" w:rsidR="007A1765" w:rsidRDefault="007A1765">
      <w:pPr>
        <w:spacing w:line="240" w:lineRule="auto"/>
        <w:jc w:val="both"/>
        <w:rPr>
          <w:rFonts w:ascii="IBM Plex Sans" w:hAnsi="IBM Plex Sans"/>
          <w:color w:val="1E1D1A"/>
          <w:shd w:val="clear" w:color="auto" w:fill="DFECF7"/>
        </w:rPr>
      </w:pPr>
    </w:p>
    <w:p w14:paraId="3698BFDA" w14:textId="77777777" w:rsidR="007A1765" w:rsidRDefault="007A1765">
      <w:pPr>
        <w:spacing w:line="240" w:lineRule="auto"/>
        <w:jc w:val="both"/>
        <w:rPr>
          <w:rFonts w:ascii="IBM Plex Sans" w:hAnsi="IBM Plex Sans"/>
          <w:color w:val="1E1D1A"/>
          <w:shd w:val="clear" w:color="auto" w:fill="DFECF7"/>
        </w:rPr>
      </w:pPr>
    </w:p>
    <w:p w14:paraId="1F82DB2F" w14:textId="697C80B1" w:rsidR="005F721B" w:rsidRDefault="005F721B" w:rsidP="005F721B">
      <w:pPr>
        <w:spacing w:after="0" w:line="240" w:lineRule="auto"/>
        <w:rPr>
          <w:rFonts w:ascii="IBM Plex Sans" w:eastAsia="Times New Roman" w:hAnsi="IBM Plex Sans" w:cs="Times New Roman"/>
          <w:color w:val="1E1D1A"/>
          <w:sz w:val="24"/>
          <w:szCs w:val="24"/>
          <w:highlight w:val="yellow"/>
          <w:shd w:val="clear" w:color="auto" w:fill="FFFFFF"/>
          <w:lang w:val="en-US"/>
        </w:rPr>
      </w:pPr>
      <w:r w:rsidRPr="005F721B">
        <w:rPr>
          <w:rFonts w:ascii="IBM Plex Sans" w:eastAsia="Times New Roman" w:hAnsi="IBM Plex Sans" w:cs="Times New Roman"/>
          <w:color w:val="1E1D1A"/>
          <w:sz w:val="24"/>
          <w:szCs w:val="24"/>
          <w:highlight w:val="yellow"/>
          <w:shd w:val="clear" w:color="auto" w:fill="FFFFFF"/>
          <w:lang w:val="en-US"/>
        </w:rPr>
        <w:t xml:space="preserve">Brooks, B., Sabo-Attwood, T., Choi, K., Kim, S., Kostal, J., LaLone, C., … &amp; Zhang, X. (2020). Toxicology advances for 21st century chemical pollution. One Earth, 2(4), 312-316. </w:t>
      </w:r>
      <w:hyperlink r:id="rId50" w:history="1">
        <w:r w:rsidR="00BD6594" w:rsidRPr="005F721B">
          <w:rPr>
            <w:rStyle w:val="Hyperlink"/>
            <w:rFonts w:ascii="IBM Plex Sans" w:eastAsia="Times New Roman" w:hAnsi="IBM Plex Sans" w:cs="Times New Roman"/>
            <w:sz w:val="24"/>
            <w:szCs w:val="24"/>
            <w:highlight w:val="yellow"/>
            <w:shd w:val="clear" w:color="auto" w:fill="FFFFFF"/>
            <w:lang w:val="en-US"/>
          </w:rPr>
          <w:t>https://doi.org/10.1016/j.oneear.2020.04.007</w:t>
        </w:r>
      </w:hyperlink>
    </w:p>
    <w:p w14:paraId="28763775" w14:textId="77777777" w:rsidR="00BD6594" w:rsidRPr="005F721B" w:rsidRDefault="00BD6594" w:rsidP="005F721B">
      <w:pPr>
        <w:spacing w:after="0" w:line="240" w:lineRule="auto"/>
        <w:rPr>
          <w:rFonts w:ascii="IBM Plex Sans" w:eastAsia="Times New Roman" w:hAnsi="IBM Plex Sans" w:cs="Times New Roman"/>
          <w:color w:val="1E1D1A"/>
          <w:sz w:val="24"/>
          <w:szCs w:val="24"/>
          <w:highlight w:val="yellow"/>
          <w:shd w:val="clear" w:color="auto" w:fill="FFFFFF"/>
          <w:lang w:val="en-US"/>
        </w:rPr>
      </w:pPr>
    </w:p>
    <w:p w14:paraId="7A1F6DC4" w14:textId="601EA632" w:rsidR="005F721B" w:rsidRDefault="005F721B" w:rsidP="005F721B">
      <w:pPr>
        <w:spacing w:after="0" w:line="240" w:lineRule="auto"/>
        <w:rPr>
          <w:rFonts w:ascii="IBM Plex Sans" w:eastAsia="Times New Roman" w:hAnsi="IBM Plex Sans" w:cs="Times New Roman"/>
          <w:color w:val="1E1D1A"/>
          <w:sz w:val="24"/>
          <w:szCs w:val="24"/>
          <w:highlight w:val="yellow"/>
          <w:shd w:val="clear" w:color="auto" w:fill="FFFFFF"/>
          <w:lang w:val="en-US"/>
        </w:rPr>
      </w:pPr>
      <w:r w:rsidRPr="005F721B">
        <w:rPr>
          <w:rFonts w:ascii="IBM Plex Sans" w:eastAsia="Times New Roman" w:hAnsi="IBM Plex Sans" w:cs="Times New Roman"/>
          <w:color w:val="1E1D1A"/>
          <w:sz w:val="24"/>
          <w:szCs w:val="24"/>
          <w:highlight w:val="yellow"/>
          <w:shd w:val="clear" w:color="auto" w:fill="FFFFFF"/>
          <w:lang w:val="en-US"/>
        </w:rPr>
        <w:lastRenderedPageBreak/>
        <w:t xml:space="preserve">Brooks, B., Sabo-Attwood, T., Choi, K., Kim, S., Kostal, J., LaLone, C., … &amp; Zhang, X. (2020). Toxicology advances for 21st century chemical pollution. One Earth, 2(4), 312-316. </w:t>
      </w:r>
      <w:hyperlink r:id="rId51" w:history="1">
        <w:r w:rsidR="00BD6594" w:rsidRPr="005F721B">
          <w:rPr>
            <w:rStyle w:val="Hyperlink"/>
            <w:rFonts w:ascii="IBM Plex Sans" w:eastAsia="Times New Roman" w:hAnsi="IBM Plex Sans" w:cs="Times New Roman"/>
            <w:sz w:val="24"/>
            <w:szCs w:val="24"/>
            <w:highlight w:val="yellow"/>
            <w:shd w:val="clear" w:color="auto" w:fill="FFFFFF"/>
            <w:lang w:val="en-US"/>
          </w:rPr>
          <w:t>https://doi.org/10.1016/j.oneear.2020.04.007</w:t>
        </w:r>
      </w:hyperlink>
    </w:p>
    <w:p w14:paraId="77A5CC53" w14:textId="77777777" w:rsidR="00BD6594" w:rsidRPr="005F721B" w:rsidRDefault="00BD6594" w:rsidP="005F721B">
      <w:pPr>
        <w:spacing w:after="0" w:line="240" w:lineRule="auto"/>
        <w:rPr>
          <w:rFonts w:ascii="IBM Plex Sans" w:eastAsia="Times New Roman" w:hAnsi="IBM Plex Sans" w:cs="Times New Roman"/>
          <w:color w:val="1E1D1A"/>
          <w:sz w:val="24"/>
          <w:szCs w:val="24"/>
          <w:highlight w:val="yellow"/>
          <w:shd w:val="clear" w:color="auto" w:fill="FFFFFF"/>
          <w:lang w:val="en-US"/>
        </w:rPr>
      </w:pPr>
    </w:p>
    <w:p w14:paraId="22C2F449" w14:textId="40D8E72C" w:rsidR="005F721B" w:rsidRDefault="005F721B" w:rsidP="005F721B">
      <w:pPr>
        <w:spacing w:after="0" w:line="240" w:lineRule="auto"/>
        <w:rPr>
          <w:rFonts w:ascii="IBM Plex Sans" w:eastAsia="Times New Roman" w:hAnsi="IBM Plex Sans" w:cs="Times New Roman"/>
          <w:color w:val="1E1D1A"/>
          <w:sz w:val="24"/>
          <w:szCs w:val="24"/>
          <w:highlight w:val="yellow"/>
          <w:shd w:val="clear" w:color="auto" w:fill="FFFFFF"/>
          <w:lang w:val="en-US"/>
        </w:rPr>
      </w:pPr>
      <w:r w:rsidRPr="005F721B">
        <w:rPr>
          <w:rFonts w:ascii="IBM Plex Sans" w:eastAsia="Times New Roman" w:hAnsi="IBM Plex Sans" w:cs="Times New Roman"/>
          <w:color w:val="1E1D1A"/>
          <w:sz w:val="24"/>
          <w:szCs w:val="24"/>
          <w:highlight w:val="yellow"/>
          <w:shd w:val="clear" w:color="auto" w:fill="FFFFFF"/>
          <w:lang w:val="en-US"/>
        </w:rPr>
        <w:t xml:space="preserve">Buse, C., Gislason, M., Reynolds, A., &amp; Ziolo, M. (2021). Enough tough talk! </w:t>
      </w:r>
      <w:proofErr w:type="gramStart"/>
      <w:r w:rsidRPr="005F721B">
        <w:rPr>
          <w:rFonts w:ascii="IBM Plex Sans" w:eastAsia="Times New Roman" w:hAnsi="IBM Plex Sans" w:cs="Times New Roman"/>
          <w:color w:val="1E1D1A"/>
          <w:sz w:val="24"/>
          <w:szCs w:val="24"/>
          <w:highlight w:val="yellow"/>
          <w:shd w:val="clear" w:color="auto" w:fill="FFFFFF"/>
          <w:lang w:val="en-US"/>
        </w:rPr>
        <w:t>it’s</w:t>
      </w:r>
      <w:proofErr w:type="gramEnd"/>
      <w:r w:rsidRPr="005F721B">
        <w:rPr>
          <w:rFonts w:ascii="IBM Plex Sans" w:eastAsia="Times New Roman" w:hAnsi="IBM Plex Sans" w:cs="Times New Roman"/>
          <w:color w:val="1E1D1A"/>
          <w:sz w:val="24"/>
          <w:szCs w:val="24"/>
          <w:highlight w:val="yellow"/>
          <w:shd w:val="clear" w:color="auto" w:fill="FFFFFF"/>
          <w:lang w:val="en-US"/>
        </w:rPr>
        <w:t xml:space="preserve"> time for the tough action(s) to promote local to global planetary health. International Journal of Health Promotion and Education, 59(5), 271-275. </w:t>
      </w:r>
      <w:hyperlink r:id="rId52" w:history="1">
        <w:r w:rsidR="00BD6594" w:rsidRPr="005F721B">
          <w:rPr>
            <w:rStyle w:val="Hyperlink"/>
            <w:rFonts w:ascii="IBM Plex Sans" w:eastAsia="Times New Roman" w:hAnsi="IBM Plex Sans" w:cs="Times New Roman"/>
            <w:sz w:val="24"/>
            <w:szCs w:val="24"/>
            <w:highlight w:val="yellow"/>
            <w:shd w:val="clear" w:color="auto" w:fill="FFFFFF"/>
            <w:lang w:val="en-US"/>
          </w:rPr>
          <w:t>https://doi.org/10.1080/14635240.2021.1956796</w:t>
        </w:r>
      </w:hyperlink>
    </w:p>
    <w:p w14:paraId="4F46AF8C" w14:textId="77777777" w:rsidR="00BD6594" w:rsidRPr="005F721B" w:rsidRDefault="00BD6594" w:rsidP="005F721B">
      <w:pPr>
        <w:spacing w:after="0" w:line="240" w:lineRule="auto"/>
        <w:rPr>
          <w:rFonts w:ascii="IBM Plex Sans" w:eastAsia="Times New Roman" w:hAnsi="IBM Plex Sans" w:cs="Times New Roman"/>
          <w:color w:val="1E1D1A"/>
          <w:sz w:val="24"/>
          <w:szCs w:val="24"/>
          <w:highlight w:val="yellow"/>
          <w:shd w:val="clear" w:color="auto" w:fill="FFFFFF"/>
          <w:lang w:val="en-US"/>
        </w:rPr>
      </w:pPr>
    </w:p>
    <w:p w14:paraId="2C226691" w14:textId="27E5D469" w:rsidR="005F721B" w:rsidRDefault="005F721B" w:rsidP="005F721B">
      <w:pPr>
        <w:spacing w:after="0" w:line="240" w:lineRule="auto"/>
        <w:rPr>
          <w:rFonts w:ascii="IBM Plex Sans" w:eastAsia="Times New Roman" w:hAnsi="IBM Plex Sans" w:cs="Times New Roman"/>
          <w:color w:val="1E1D1A"/>
          <w:sz w:val="24"/>
          <w:szCs w:val="24"/>
          <w:highlight w:val="yellow"/>
          <w:shd w:val="clear" w:color="auto" w:fill="FFFFFF"/>
          <w:lang w:val="en-US"/>
        </w:rPr>
      </w:pPr>
      <w:r w:rsidRPr="005F721B">
        <w:rPr>
          <w:rFonts w:ascii="IBM Plex Sans" w:eastAsia="Times New Roman" w:hAnsi="IBM Plex Sans" w:cs="Times New Roman"/>
          <w:color w:val="1E1D1A"/>
          <w:sz w:val="24"/>
          <w:szCs w:val="24"/>
          <w:highlight w:val="yellow"/>
          <w:shd w:val="clear" w:color="auto" w:fill="FFFFFF"/>
          <w:lang w:val="en-US"/>
        </w:rPr>
        <w:t xml:space="preserve">Lerner, H. and Berg, C. (2017). A comparison of three holistic approaches to health: one health, </w:t>
      </w:r>
      <w:proofErr w:type="spellStart"/>
      <w:r w:rsidRPr="005F721B">
        <w:rPr>
          <w:rFonts w:ascii="IBM Plex Sans" w:eastAsia="Times New Roman" w:hAnsi="IBM Plex Sans" w:cs="Times New Roman"/>
          <w:color w:val="1E1D1A"/>
          <w:sz w:val="24"/>
          <w:szCs w:val="24"/>
          <w:highlight w:val="yellow"/>
          <w:shd w:val="clear" w:color="auto" w:fill="FFFFFF"/>
          <w:lang w:val="en-US"/>
        </w:rPr>
        <w:t>ecohealth</w:t>
      </w:r>
      <w:proofErr w:type="spellEnd"/>
      <w:r w:rsidRPr="005F721B">
        <w:rPr>
          <w:rFonts w:ascii="IBM Plex Sans" w:eastAsia="Times New Roman" w:hAnsi="IBM Plex Sans" w:cs="Times New Roman"/>
          <w:color w:val="1E1D1A"/>
          <w:sz w:val="24"/>
          <w:szCs w:val="24"/>
          <w:highlight w:val="yellow"/>
          <w:shd w:val="clear" w:color="auto" w:fill="FFFFFF"/>
          <w:lang w:val="en-US"/>
        </w:rPr>
        <w:t xml:space="preserve">, and planetary health. Frontiers in Veterinary Science, 4. </w:t>
      </w:r>
      <w:hyperlink r:id="rId53" w:history="1">
        <w:r w:rsidR="00BD6594" w:rsidRPr="005F721B">
          <w:rPr>
            <w:rStyle w:val="Hyperlink"/>
            <w:rFonts w:ascii="IBM Plex Sans" w:eastAsia="Times New Roman" w:hAnsi="IBM Plex Sans" w:cs="Times New Roman"/>
            <w:sz w:val="24"/>
            <w:szCs w:val="24"/>
            <w:highlight w:val="yellow"/>
            <w:shd w:val="clear" w:color="auto" w:fill="FFFFFF"/>
            <w:lang w:val="en-US"/>
          </w:rPr>
          <w:t>https://doi.org/10.3389/fvets.2017.00163</w:t>
        </w:r>
      </w:hyperlink>
    </w:p>
    <w:p w14:paraId="1C03E96E" w14:textId="77777777" w:rsidR="00BD6594" w:rsidRPr="005F721B" w:rsidRDefault="00BD6594" w:rsidP="005F721B">
      <w:pPr>
        <w:spacing w:after="0" w:line="240" w:lineRule="auto"/>
        <w:rPr>
          <w:rFonts w:ascii="IBM Plex Sans" w:eastAsia="Times New Roman" w:hAnsi="IBM Plex Sans" w:cs="Times New Roman"/>
          <w:color w:val="1E1D1A"/>
          <w:sz w:val="24"/>
          <w:szCs w:val="24"/>
          <w:highlight w:val="yellow"/>
          <w:shd w:val="clear" w:color="auto" w:fill="FFFFFF"/>
          <w:lang w:val="en-US"/>
        </w:rPr>
      </w:pPr>
    </w:p>
    <w:p w14:paraId="3EC59E8B" w14:textId="373D11F3" w:rsidR="005F721B" w:rsidRDefault="005F721B" w:rsidP="005F721B">
      <w:pPr>
        <w:spacing w:after="0" w:line="240" w:lineRule="auto"/>
        <w:rPr>
          <w:rFonts w:ascii="IBM Plex Sans" w:eastAsia="Times New Roman" w:hAnsi="IBM Plex Sans" w:cs="Times New Roman"/>
          <w:color w:val="1E1D1A"/>
          <w:sz w:val="24"/>
          <w:szCs w:val="24"/>
          <w:highlight w:val="yellow"/>
          <w:shd w:val="clear" w:color="auto" w:fill="FFFFFF"/>
          <w:lang w:val="en-US"/>
        </w:rPr>
      </w:pPr>
      <w:r w:rsidRPr="005F721B">
        <w:rPr>
          <w:rFonts w:ascii="IBM Plex Sans" w:eastAsia="Times New Roman" w:hAnsi="IBM Plex Sans" w:cs="Times New Roman"/>
          <w:color w:val="1E1D1A"/>
          <w:sz w:val="24"/>
          <w:szCs w:val="24"/>
          <w:highlight w:val="yellow"/>
          <w:shd w:val="clear" w:color="auto" w:fill="FFFFFF"/>
          <w:lang w:val="en-US"/>
        </w:rPr>
        <w:t xml:space="preserve">Lerner, H. and Berg, C. (2017). A comparison of three holistic approaches to health: one health, </w:t>
      </w:r>
      <w:proofErr w:type="spellStart"/>
      <w:r w:rsidRPr="005F721B">
        <w:rPr>
          <w:rFonts w:ascii="IBM Plex Sans" w:eastAsia="Times New Roman" w:hAnsi="IBM Plex Sans" w:cs="Times New Roman"/>
          <w:color w:val="1E1D1A"/>
          <w:sz w:val="24"/>
          <w:szCs w:val="24"/>
          <w:highlight w:val="yellow"/>
          <w:shd w:val="clear" w:color="auto" w:fill="FFFFFF"/>
          <w:lang w:val="en-US"/>
        </w:rPr>
        <w:t>ecohealth</w:t>
      </w:r>
      <w:proofErr w:type="spellEnd"/>
      <w:r w:rsidRPr="005F721B">
        <w:rPr>
          <w:rFonts w:ascii="IBM Plex Sans" w:eastAsia="Times New Roman" w:hAnsi="IBM Plex Sans" w:cs="Times New Roman"/>
          <w:color w:val="1E1D1A"/>
          <w:sz w:val="24"/>
          <w:szCs w:val="24"/>
          <w:highlight w:val="yellow"/>
          <w:shd w:val="clear" w:color="auto" w:fill="FFFFFF"/>
          <w:lang w:val="en-US"/>
        </w:rPr>
        <w:t xml:space="preserve">, and planetary health. Frontiers in Veterinary Science, 4. </w:t>
      </w:r>
      <w:hyperlink r:id="rId54" w:history="1">
        <w:r w:rsidR="00BD6594" w:rsidRPr="005F721B">
          <w:rPr>
            <w:rStyle w:val="Hyperlink"/>
            <w:rFonts w:ascii="IBM Plex Sans" w:eastAsia="Times New Roman" w:hAnsi="IBM Plex Sans" w:cs="Times New Roman"/>
            <w:sz w:val="24"/>
            <w:szCs w:val="24"/>
            <w:highlight w:val="yellow"/>
            <w:shd w:val="clear" w:color="auto" w:fill="FFFFFF"/>
            <w:lang w:val="en-US"/>
          </w:rPr>
          <w:t>https://doi.org/10.3389/fvets.2017.00163</w:t>
        </w:r>
      </w:hyperlink>
    </w:p>
    <w:p w14:paraId="6618CF38" w14:textId="77777777" w:rsidR="00BD6594" w:rsidRPr="005F721B" w:rsidRDefault="00BD6594" w:rsidP="005F721B">
      <w:pPr>
        <w:spacing w:after="0" w:line="240" w:lineRule="auto"/>
        <w:rPr>
          <w:rFonts w:ascii="IBM Plex Sans" w:eastAsia="Times New Roman" w:hAnsi="IBM Plex Sans" w:cs="Times New Roman"/>
          <w:color w:val="1E1D1A"/>
          <w:sz w:val="24"/>
          <w:szCs w:val="24"/>
          <w:highlight w:val="yellow"/>
          <w:shd w:val="clear" w:color="auto" w:fill="FFFFFF"/>
          <w:lang w:val="en-US"/>
        </w:rPr>
      </w:pPr>
    </w:p>
    <w:p w14:paraId="3E601A7B" w14:textId="77777777" w:rsidR="005F721B" w:rsidRPr="005F721B" w:rsidRDefault="005F721B" w:rsidP="005F721B">
      <w:pPr>
        <w:spacing w:after="0" w:line="240" w:lineRule="auto"/>
        <w:rPr>
          <w:rFonts w:ascii="IBM Plex Sans" w:eastAsia="Times New Roman" w:hAnsi="IBM Plex Sans" w:cs="Times New Roman"/>
          <w:color w:val="1E1D1A"/>
          <w:sz w:val="24"/>
          <w:szCs w:val="24"/>
          <w:highlight w:val="yellow"/>
          <w:shd w:val="clear" w:color="auto" w:fill="FFFFFF"/>
          <w:lang w:val="en-US"/>
        </w:rPr>
      </w:pPr>
      <w:proofErr w:type="spellStart"/>
      <w:r w:rsidRPr="005F721B">
        <w:rPr>
          <w:rFonts w:ascii="IBM Plex Sans" w:eastAsia="Times New Roman" w:hAnsi="IBM Plex Sans" w:cs="Times New Roman"/>
          <w:color w:val="1E1D1A"/>
          <w:sz w:val="24"/>
          <w:szCs w:val="24"/>
          <w:highlight w:val="yellow"/>
          <w:shd w:val="clear" w:color="auto" w:fill="FFFFFF"/>
          <w:lang w:val="en-US"/>
        </w:rPr>
        <w:t>Schmeller</w:t>
      </w:r>
      <w:proofErr w:type="spellEnd"/>
      <w:r w:rsidRPr="005F721B">
        <w:rPr>
          <w:rFonts w:ascii="IBM Plex Sans" w:eastAsia="Times New Roman" w:hAnsi="IBM Plex Sans" w:cs="Times New Roman"/>
          <w:color w:val="1E1D1A"/>
          <w:sz w:val="24"/>
          <w:szCs w:val="24"/>
          <w:highlight w:val="yellow"/>
          <w:shd w:val="clear" w:color="auto" w:fill="FFFFFF"/>
          <w:lang w:val="en-US"/>
        </w:rPr>
        <w:t xml:space="preserve">, D. (2022). </w:t>
      </w:r>
      <w:r w:rsidRPr="005F721B">
        <w:rPr>
          <w:rFonts w:ascii="Tahoma" w:eastAsia="Times New Roman" w:hAnsi="Tahoma" w:cs="Tahoma"/>
          <w:color w:val="1E1D1A"/>
          <w:sz w:val="24"/>
          <w:szCs w:val="24"/>
          <w:highlight w:val="yellow"/>
          <w:shd w:val="clear" w:color="auto" w:fill="FFFFFF"/>
          <w:lang w:val="en-US"/>
        </w:rPr>
        <w:t>﻿</w:t>
      </w:r>
      <w:r w:rsidRPr="005F721B">
        <w:rPr>
          <w:rFonts w:ascii="IBM Plex Sans" w:eastAsia="Times New Roman" w:hAnsi="IBM Plex Sans" w:cs="Times New Roman"/>
          <w:color w:val="1E1D1A"/>
          <w:sz w:val="24"/>
          <w:szCs w:val="24"/>
          <w:highlight w:val="yellow"/>
          <w:shd w:val="clear" w:color="auto" w:fill="FFFFFF"/>
          <w:lang w:val="en-US"/>
        </w:rPr>
        <w:t>conservation biology meets medical science. Nature Conservation, 46, 39-40. https://doi.org/10.3897/natureconservation.46.79204</w:t>
      </w:r>
    </w:p>
    <w:p w14:paraId="1DE09D52" w14:textId="07E4AE50" w:rsidR="005F721B" w:rsidRDefault="005F721B" w:rsidP="005F721B">
      <w:pPr>
        <w:spacing w:line="240" w:lineRule="auto"/>
        <w:jc w:val="both"/>
        <w:rPr>
          <w:rFonts w:ascii="Times New Roman" w:hAnsi="Times New Roman" w:cs="Times New Roman"/>
          <w:sz w:val="24"/>
          <w:szCs w:val="24"/>
        </w:rPr>
      </w:pPr>
      <w:proofErr w:type="spellStart"/>
      <w:r w:rsidRPr="005F721B">
        <w:rPr>
          <w:rFonts w:ascii="IBM Plex Sans" w:eastAsia="Times New Roman" w:hAnsi="IBM Plex Sans" w:cs="Times New Roman"/>
          <w:color w:val="1E1D1A"/>
          <w:sz w:val="24"/>
          <w:szCs w:val="24"/>
          <w:highlight w:val="yellow"/>
          <w:shd w:val="clear" w:color="auto" w:fill="FFFFFF"/>
          <w:lang w:val="en-US"/>
        </w:rPr>
        <w:t>Zinsstag</w:t>
      </w:r>
      <w:proofErr w:type="spellEnd"/>
      <w:r w:rsidRPr="005F721B">
        <w:rPr>
          <w:rFonts w:ascii="IBM Plex Sans" w:eastAsia="Times New Roman" w:hAnsi="IBM Plex Sans" w:cs="Times New Roman"/>
          <w:color w:val="1E1D1A"/>
          <w:sz w:val="24"/>
          <w:szCs w:val="24"/>
          <w:highlight w:val="yellow"/>
          <w:shd w:val="clear" w:color="auto" w:fill="FFFFFF"/>
          <w:lang w:val="en-US"/>
        </w:rPr>
        <w:t xml:space="preserve">, J. (2012). Convergence of </w:t>
      </w:r>
      <w:proofErr w:type="spellStart"/>
      <w:r w:rsidRPr="005F721B">
        <w:rPr>
          <w:rFonts w:ascii="IBM Plex Sans" w:eastAsia="Times New Roman" w:hAnsi="IBM Plex Sans" w:cs="Times New Roman"/>
          <w:color w:val="1E1D1A"/>
          <w:sz w:val="24"/>
          <w:szCs w:val="24"/>
          <w:highlight w:val="yellow"/>
          <w:shd w:val="clear" w:color="auto" w:fill="FFFFFF"/>
          <w:lang w:val="en-US"/>
        </w:rPr>
        <w:t>ecohealth</w:t>
      </w:r>
      <w:proofErr w:type="spellEnd"/>
      <w:r w:rsidRPr="005F721B">
        <w:rPr>
          <w:rFonts w:ascii="IBM Plex Sans" w:eastAsia="Times New Roman" w:hAnsi="IBM Plex Sans" w:cs="Times New Roman"/>
          <w:color w:val="1E1D1A"/>
          <w:sz w:val="24"/>
          <w:szCs w:val="24"/>
          <w:highlight w:val="yellow"/>
          <w:shd w:val="clear" w:color="auto" w:fill="FFFFFF"/>
          <w:lang w:val="en-US"/>
        </w:rPr>
        <w:t xml:space="preserve"> and one health. </w:t>
      </w:r>
      <w:proofErr w:type="spellStart"/>
      <w:r w:rsidRPr="005F721B">
        <w:rPr>
          <w:rFonts w:ascii="IBM Plex Sans" w:eastAsia="Times New Roman" w:hAnsi="IBM Plex Sans" w:cs="Times New Roman"/>
          <w:color w:val="1E1D1A"/>
          <w:sz w:val="24"/>
          <w:szCs w:val="24"/>
          <w:highlight w:val="yellow"/>
          <w:shd w:val="clear" w:color="auto" w:fill="FFFFFF"/>
          <w:lang w:val="en-US"/>
        </w:rPr>
        <w:t>Ecohealth</w:t>
      </w:r>
      <w:proofErr w:type="spellEnd"/>
      <w:r w:rsidRPr="005F721B">
        <w:rPr>
          <w:rFonts w:ascii="IBM Plex Sans" w:eastAsia="Times New Roman" w:hAnsi="IBM Plex Sans" w:cs="Times New Roman"/>
          <w:color w:val="1E1D1A"/>
          <w:sz w:val="24"/>
          <w:szCs w:val="24"/>
          <w:highlight w:val="yellow"/>
          <w:shd w:val="clear" w:color="auto" w:fill="FFFFFF"/>
          <w:lang w:val="en-US"/>
        </w:rPr>
        <w:t>, 9(4), 371-373. https://doi.org/10.1007/s10393-013-0812-z</w:t>
      </w:r>
    </w:p>
    <w:p w14:paraId="37249BED" w14:textId="77777777" w:rsidR="00991AE6" w:rsidRDefault="00991AE6">
      <w:pPr>
        <w:spacing w:line="240" w:lineRule="auto"/>
        <w:jc w:val="both"/>
        <w:rPr>
          <w:rFonts w:ascii="Times New Roman" w:hAnsi="Times New Roman" w:cs="Times New Roman"/>
          <w:sz w:val="24"/>
          <w:szCs w:val="24"/>
        </w:rPr>
      </w:pPr>
    </w:p>
    <w:p w14:paraId="465110DF" w14:textId="77777777" w:rsidR="008E7791" w:rsidRDefault="008E7791" w:rsidP="008E7791">
      <w:pPr>
        <w:spacing w:line="240" w:lineRule="auto"/>
        <w:jc w:val="both"/>
        <w:rPr>
          <w:rFonts w:ascii="Times New Roman" w:hAnsi="Times New Roman" w:cs="Times New Roman"/>
          <w:b/>
          <w:bCs/>
          <w:sz w:val="24"/>
          <w:szCs w:val="24"/>
        </w:rPr>
      </w:pPr>
      <w:r w:rsidRPr="005E63AF">
        <w:rPr>
          <w:rFonts w:ascii="Times New Roman" w:hAnsi="Times New Roman" w:cs="Times New Roman"/>
          <w:b/>
          <w:bCs/>
          <w:sz w:val="24"/>
          <w:szCs w:val="24"/>
        </w:rPr>
        <w:t>References</w:t>
      </w:r>
    </w:p>
    <w:p w14:paraId="7A8750F1" w14:textId="522812AE"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[1] </w:t>
      </w:r>
      <w:r w:rsidRPr="003B527B">
        <w:rPr>
          <w:rFonts w:ascii="Times New Roman" w:hAnsi="Times New Roman" w:cs="Times New Roman"/>
          <w:sz w:val="24"/>
          <w:szCs w:val="24"/>
          <w:shd w:val="clear" w:color="auto" w:fill="FFFFFF"/>
        </w:rPr>
        <w:tab/>
        <w:t>MEA (Millennium Ecosystem Assessment). (2005). </w:t>
      </w:r>
      <w:r w:rsidRPr="003B527B">
        <w:rPr>
          <w:rFonts w:ascii="Times New Roman" w:hAnsi="Times New Roman" w:cs="Times New Roman"/>
          <w:i/>
          <w:iCs/>
          <w:sz w:val="24"/>
          <w:szCs w:val="24"/>
          <w:shd w:val="clear" w:color="auto" w:fill="FFFFFF"/>
        </w:rPr>
        <w:t>Ecosystems and human well-being</w:t>
      </w:r>
      <w:r w:rsidRPr="003B527B">
        <w:rPr>
          <w:rFonts w:ascii="Times New Roman" w:hAnsi="Times New Roman" w:cs="Times New Roman"/>
          <w:sz w:val="24"/>
          <w:szCs w:val="24"/>
          <w:shd w:val="clear" w:color="auto" w:fill="FFFFFF"/>
        </w:rPr>
        <w:t> (Vol. 5, p. 563). Washington, DC: Island press.</w:t>
      </w:r>
    </w:p>
    <w:p w14:paraId="251DA6CF" w14:textId="472B2348"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w:t>
      </w:r>
      <w:r w:rsidRPr="003B527B">
        <w:rPr>
          <w:rFonts w:ascii="Times New Roman" w:hAnsi="Times New Roman" w:cs="Times New Roman"/>
          <w:sz w:val="24"/>
          <w:szCs w:val="24"/>
          <w:shd w:val="clear" w:color="auto" w:fill="FFFFFF"/>
        </w:rPr>
        <w:tab/>
      </w:r>
      <w:proofErr w:type="spellStart"/>
      <w:r w:rsidRPr="003B527B">
        <w:rPr>
          <w:rFonts w:ascii="Times New Roman" w:hAnsi="Times New Roman" w:cs="Times New Roman"/>
          <w:sz w:val="24"/>
          <w:szCs w:val="24"/>
          <w:shd w:val="clear" w:color="auto" w:fill="FFFFFF"/>
        </w:rPr>
        <w:t>Pausas</w:t>
      </w:r>
      <w:proofErr w:type="spellEnd"/>
      <w:r w:rsidRPr="003B527B">
        <w:rPr>
          <w:rFonts w:ascii="Times New Roman" w:hAnsi="Times New Roman" w:cs="Times New Roman"/>
          <w:sz w:val="24"/>
          <w:szCs w:val="24"/>
          <w:shd w:val="clear" w:color="auto" w:fill="FFFFFF"/>
        </w:rPr>
        <w:t>, J. G., &amp; Keeley, J. E. (2009). A burning story: the role of fire in the history of life. </w:t>
      </w:r>
      <w:proofErr w:type="spellStart"/>
      <w:r w:rsidRPr="003B527B">
        <w:rPr>
          <w:rFonts w:ascii="Times New Roman" w:hAnsi="Times New Roman" w:cs="Times New Roman"/>
          <w:sz w:val="24"/>
          <w:szCs w:val="24"/>
          <w:shd w:val="clear" w:color="auto" w:fill="FFFFFF"/>
        </w:rPr>
        <w:t>BioScience</w:t>
      </w:r>
      <w:proofErr w:type="spellEnd"/>
      <w:r w:rsidRPr="003B527B">
        <w:rPr>
          <w:rFonts w:ascii="Times New Roman" w:hAnsi="Times New Roman" w:cs="Times New Roman"/>
          <w:sz w:val="24"/>
          <w:szCs w:val="24"/>
          <w:shd w:val="clear" w:color="auto" w:fill="FFFFFF"/>
        </w:rPr>
        <w:t>, 59(7), 593-601.</w:t>
      </w:r>
    </w:p>
    <w:p w14:paraId="13BFBA91" w14:textId="77777777"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[3]</w:t>
      </w:r>
      <w:r w:rsidRPr="003B527B">
        <w:rPr>
          <w:rFonts w:ascii="Times New Roman" w:hAnsi="Times New Roman" w:cs="Times New Roman"/>
          <w:sz w:val="24"/>
          <w:szCs w:val="24"/>
          <w:shd w:val="clear" w:color="auto" w:fill="FFFFFF"/>
        </w:rPr>
        <w:tab/>
        <w:t>McNeill, J. R., &amp; Engelke, P. (2016). </w:t>
      </w:r>
      <w:r w:rsidRPr="003B527B">
        <w:rPr>
          <w:rFonts w:ascii="Times New Roman" w:hAnsi="Times New Roman" w:cs="Times New Roman"/>
          <w:i/>
          <w:iCs/>
          <w:sz w:val="24"/>
          <w:szCs w:val="24"/>
          <w:shd w:val="clear" w:color="auto" w:fill="FFFFFF"/>
        </w:rPr>
        <w:t>The great acceleration: An environmental history of the Anthropocene since 1945</w:t>
      </w:r>
      <w:r w:rsidRPr="003B527B">
        <w:rPr>
          <w:rFonts w:ascii="Times New Roman" w:hAnsi="Times New Roman" w:cs="Times New Roman"/>
          <w:sz w:val="24"/>
          <w:szCs w:val="24"/>
          <w:shd w:val="clear" w:color="auto" w:fill="FFFFFF"/>
        </w:rPr>
        <w:t xml:space="preserve">. Harvard University Press. </w:t>
      </w:r>
    </w:p>
    <w:p w14:paraId="4745D140" w14:textId="38717AA3"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[4] </w:t>
      </w:r>
      <w:r w:rsidRPr="003B527B">
        <w:rPr>
          <w:rFonts w:ascii="Times New Roman" w:hAnsi="Times New Roman" w:cs="Times New Roman"/>
          <w:sz w:val="24"/>
          <w:szCs w:val="24"/>
          <w:shd w:val="clear" w:color="auto" w:fill="FFFFFF"/>
        </w:rPr>
        <w:tab/>
        <w:t>Negi, C. S. (2005). Religion and biodiversity conservation: not a mere analogy. </w:t>
      </w:r>
      <w:r w:rsidRPr="003B527B">
        <w:rPr>
          <w:rFonts w:ascii="Times New Roman" w:hAnsi="Times New Roman" w:cs="Times New Roman"/>
          <w:i/>
          <w:iCs/>
          <w:sz w:val="24"/>
          <w:szCs w:val="24"/>
          <w:shd w:val="clear" w:color="auto" w:fill="FFFFFF"/>
        </w:rPr>
        <w:t>The International Journal of Biodiversity Science and Management</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w:t>
      </w:r>
      <w:r w:rsidRPr="003B527B">
        <w:rPr>
          <w:rFonts w:ascii="Times New Roman" w:hAnsi="Times New Roman" w:cs="Times New Roman"/>
          <w:sz w:val="24"/>
          <w:szCs w:val="24"/>
          <w:shd w:val="clear" w:color="auto" w:fill="FFFFFF"/>
        </w:rPr>
        <w:t xml:space="preserve">(2), 85-96. </w:t>
      </w:r>
    </w:p>
    <w:p w14:paraId="79E9A081" w14:textId="77777777"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[5]</w:t>
      </w:r>
      <w:r w:rsidRPr="003B527B">
        <w:rPr>
          <w:rFonts w:ascii="Times New Roman" w:hAnsi="Times New Roman" w:cs="Times New Roman"/>
          <w:sz w:val="24"/>
          <w:szCs w:val="24"/>
          <w:shd w:val="clear" w:color="auto" w:fill="FFFFFF"/>
        </w:rPr>
        <w:tab/>
        <w:t>Dudley, N., Higgins‐</w:t>
      </w:r>
      <w:proofErr w:type="spellStart"/>
      <w:r w:rsidRPr="003B527B">
        <w:rPr>
          <w:rFonts w:ascii="Times New Roman" w:hAnsi="Times New Roman" w:cs="Times New Roman"/>
          <w:sz w:val="24"/>
          <w:szCs w:val="24"/>
          <w:shd w:val="clear" w:color="auto" w:fill="FFFFFF"/>
        </w:rPr>
        <w:t>Zogib</w:t>
      </w:r>
      <w:proofErr w:type="spellEnd"/>
      <w:r w:rsidRPr="003B527B">
        <w:rPr>
          <w:rFonts w:ascii="Times New Roman" w:hAnsi="Times New Roman" w:cs="Times New Roman"/>
          <w:sz w:val="24"/>
          <w:szCs w:val="24"/>
          <w:shd w:val="clear" w:color="auto" w:fill="FFFFFF"/>
        </w:rPr>
        <w:t>, L., &amp; Mansourian, S. (2009). The links between protected areas, faiths, and sacred natural sites. </w:t>
      </w:r>
      <w:r w:rsidRPr="003B527B">
        <w:rPr>
          <w:rFonts w:ascii="Times New Roman" w:hAnsi="Times New Roman" w:cs="Times New Roman"/>
          <w:i/>
          <w:iCs/>
          <w:sz w:val="24"/>
          <w:szCs w:val="24"/>
          <w:shd w:val="clear" w:color="auto" w:fill="FFFFFF"/>
        </w:rPr>
        <w:t>Conservation Biology</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23</w:t>
      </w:r>
      <w:r w:rsidRPr="003B527B">
        <w:rPr>
          <w:rFonts w:ascii="Times New Roman" w:hAnsi="Times New Roman" w:cs="Times New Roman"/>
          <w:sz w:val="24"/>
          <w:szCs w:val="24"/>
          <w:shd w:val="clear" w:color="auto" w:fill="FFFFFF"/>
        </w:rPr>
        <w:t xml:space="preserve">(3), 568-577. </w:t>
      </w:r>
    </w:p>
    <w:p w14:paraId="15838933" w14:textId="3587DC91"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[6] </w:t>
      </w:r>
      <w:r w:rsidRPr="003B527B">
        <w:rPr>
          <w:rFonts w:ascii="Times New Roman" w:hAnsi="Times New Roman" w:cs="Times New Roman"/>
          <w:sz w:val="24"/>
          <w:szCs w:val="24"/>
          <w:shd w:val="clear" w:color="auto" w:fill="FFFFFF"/>
        </w:rPr>
        <w:tab/>
        <w:t xml:space="preserve">Pascua, P. A., McMillen, H., </w:t>
      </w:r>
      <w:proofErr w:type="spellStart"/>
      <w:r w:rsidRPr="003B527B">
        <w:rPr>
          <w:rFonts w:ascii="Times New Roman" w:hAnsi="Times New Roman" w:cs="Times New Roman"/>
          <w:sz w:val="24"/>
          <w:szCs w:val="24"/>
          <w:shd w:val="clear" w:color="auto" w:fill="FFFFFF"/>
        </w:rPr>
        <w:t>Ticktin</w:t>
      </w:r>
      <w:proofErr w:type="spellEnd"/>
      <w:r w:rsidRPr="003B527B">
        <w:rPr>
          <w:rFonts w:ascii="Times New Roman" w:hAnsi="Times New Roman" w:cs="Times New Roman"/>
          <w:sz w:val="24"/>
          <w:szCs w:val="24"/>
          <w:shd w:val="clear" w:color="auto" w:fill="FFFFFF"/>
        </w:rPr>
        <w:t>, T., Vaughan, M., &amp; Winter, K. B. (2017). Beyond services: A process and framework to incorporate cultural, genealogical, place-based, and indigenous relationships in ecosystem service assessments. Ecosystem Services, 26, 465-475.</w:t>
      </w:r>
    </w:p>
    <w:p w14:paraId="3CDF1DE6" w14:textId="77777777"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[7]</w:t>
      </w:r>
      <w:r w:rsidRPr="003B527B">
        <w:rPr>
          <w:rFonts w:ascii="Times New Roman" w:hAnsi="Times New Roman" w:cs="Times New Roman"/>
          <w:sz w:val="24"/>
          <w:szCs w:val="24"/>
          <w:shd w:val="clear" w:color="auto" w:fill="FFFFFF"/>
        </w:rPr>
        <w:tab/>
        <w:t>Daily, G. C., &amp; Matson, P. A. (2008). Ecosystem services: From theory to implementation. </w:t>
      </w:r>
      <w:r w:rsidRPr="003B527B">
        <w:rPr>
          <w:rFonts w:ascii="Times New Roman" w:hAnsi="Times New Roman" w:cs="Times New Roman"/>
          <w:i/>
          <w:iCs/>
          <w:sz w:val="24"/>
          <w:szCs w:val="24"/>
          <w:shd w:val="clear" w:color="auto" w:fill="FFFFFF"/>
        </w:rPr>
        <w:t>Proceedings of the national academy of sciences</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105</w:t>
      </w:r>
      <w:r w:rsidRPr="003B527B">
        <w:rPr>
          <w:rFonts w:ascii="Times New Roman" w:hAnsi="Times New Roman" w:cs="Times New Roman"/>
          <w:sz w:val="24"/>
          <w:szCs w:val="24"/>
          <w:shd w:val="clear" w:color="auto" w:fill="FFFFFF"/>
        </w:rPr>
        <w:t>(28), 9455-9456.</w:t>
      </w:r>
    </w:p>
    <w:p w14:paraId="219408C2" w14:textId="77777777" w:rsidR="000149A1" w:rsidRPr="003B527B" w:rsidRDefault="000149A1" w:rsidP="000149A1">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rPr>
        <w:lastRenderedPageBreak/>
        <w:t>[8]</w:t>
      </w:r>
      <w:r w:rsidRPr="003B527B">
        <w:rPr>
          <w:rFonts w:ascii="Times New Roman" w:hAnsi="Times New Roman" w:cs="Times New Roman"/>
          <w:sz w:val="24"/>
          <w:szCs w:val="24"/>
          <w:shd w:val="clear" w:color="auto" w:fill="FFFFFF"/>
        </w:rPr>
        <w:tab/>
        <w:t>Bennett, E. M., Peterson, G. D., &amp; Gordon, L. J. (2009). Understanding relationships among multiple ecosystem services. </w:t>
      </w:r>
      <w:r w:rsidRPr="003B527B">
        <w:rPr>
          <w:rFonts w:ascii="Times New Roman" w:hAnsi="Times New Roman" w:cs="Times New Roman"/>
          <w:i/>
          <w:iCs/>
          <w:sz w:val="24"/>
          <w:szCs w:val="24"/>
          <w:shd w:val="clear" w:color="auto" w:fill="FFFFFF"/>
        </w:rPr>
        <w:t>Ecology letters</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12</w:t>
      </w:r>
      <w:r w:rsidRPr="003B527B">
        <w:rPr>
          <w:rFonts w:ascii="Times New Roman" w:hAnsi="Times New Roman" w:cs="Times New Roman"/>
          <w:sz w:val="24"/>
          <w:szCs w:val="24"/>
          <w:shd w:val="clear" w:color="auto" w:fill="FFFFFF"/>
        </w:rPr>
        <w:t>(12), 1394-1404.</w:t>
      </w:r>
    </w:p>
    <w:p w14:paraId="1EDE6818" w14:textId="77777777" w:rsidR="000149A1" w:rsidRPr="003B527B" w:rsidRDefault="000149A1" w:rsidP="000149A1">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rPr>
        <w:t>[9]</w:t>
      </w:r>
      <w:r w:rsidRPr="003B527B">
        <w:rPr>
          <w:rFonts w:ascii="Times New Roman" w:hAnsi="Times New Roman" w:cs="Times New Roman"/>
          <w:sz w:val="24"/>
          <w:szCs w:val="24"/>
          <w:shd w:val="clear" w:color="auto" w:fill="FFFFFF"/>
        </w:rPr>
        <w:tab/>
        <w:t>Carpenter, S. R., Mooney, H. A., Agard, J., Capistrano, D., DeFries, R. S., Díaz, S., ... &amp; Whyte, A. (2009). Science for managing ecosystem services: Beyond the Millennium Ecosystem Assessment. </w:t>
      </w:r>
      <w:r w:rsidRPr="003B527B">
        <w:rPr>
          <w:rFonts w:ascii="Times New Roman" w:hAnsi="Times New Roman" w:cs="Times New Roman"/>
          <w:i/>
          <w:iCs/>
          <w:sz w:val="24"/>
          <w:szCs w:val="24"/>
          <w:shd w:val="clear" w:color="auto" w:fill="FFFFFF"/>
        </w:rPr>
        <w:t>Proceedings of the National Academy of Sciences</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106</w:t>
      </w:r>
      <w:r w:rsidRPr="003B527B">
        <w:rPr>
          <w:rFonts w:ascii="Times New Roman" w:hAnsi="Times New Roman" w:cs="Times New Roman"/>
          <w:sz w:val="24"/>
          <w:szCs w:val="24"/>
          <w:shd w:val="clear" w:color="auto" w:fill="FFFFFF"/>
        </w:rPr>
        <w:t>(5), 1305-1312.</w:t>
      </w:r>
    </w:p>
    <w:p w14:paraId="30B2FAEB" w14:textId="77777777"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[10]</w:t>
      </w:r>
      <w:r w:rsidRPr="003B527B">
        <w:rPr>
          <w:rFonts w:ascii="Times New Roman" w:hAnsi="Times New Roman" w:cs="Times New Roman"/>
          <w:sz w:val="24"/>
          <w:szCs w:val="24"/>
          <w:shd w:val="clear" w:color="auto" w:fill="FFFFFF"/>
        </w:rPr>
        <w:tab/>
        <w:t>Lee, M., &amp; Diop, S. (2009). Millennium ecosystem assessment. </w:t>
      </w:r>
      <w:r w:rsidRPr="003B527B">
        <w:rPr>
          <w:rFonts w:ascii="Times New Roman" w:hAnsi="Times New Roman" w:cs="Times New Roman"/>
          <w:i/>
          <w:iCs/>
          <w:sz w:val="24"/>
          <w:szCs w:val="24"/>
          <w:shd w:val="clear" w:color="auto" w:fill="FFFFFF"/>
        </w:rPr>
        <w:t>An Assessment of Assessments: Findings of the Group of Experts Pursuant to UNGA Resolution 60/30</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w:t>
      </w:r>
      <w:r w:rsidRPr="003B527B">
        <w:rPr>
          <w:rFonts w:ascii="Times New Roman" w:hAnsi="Times New Roman" w:cs="Times New Roman"/>
          <w:sz w:val="24"/>
          <w:szCs w:val="24"/>
          <w:shd w:val="clear" w:color="auto" w:fill="FFFFFF"/>
        </w:rPr>
        <w:t>, 361.</w:t>
      </w:r>
    </w:p>
    <w:p w14:paraId="0E0C9B26" w14:textId="77777777"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[11]</w:t>
      </w:r>
      <w:r w:rsidRPr="003B527B">
        <w:rPr>
          <w:rFonts w:ascii="Times New Roman" w:hAnsi="Times New Roman" w:cs="Times New Roman"/>
          <w:sz w:val="24"/>
          <w:szCs w:val="24"/>
          <w:shd w:val="clear" w:color="auto" w:fill="FFFFFF"/>
        </w:rPr>
        <w:tab/>
      </w:r>
      <w:proofErr w:type="spellStart"/>
      <w:r w:rsidRPr="003B527B">
        <w:rPr>
          <w:rFonts w:ascii="Times New Roman" w:hAnsi="Times New Roman" w:cs="Times New Roman"/>
          <w:sz w:val="24"/>
          <w:szCs w:val="24"/>
          <w:shd w:val="clear" w:color="auto" w:fill="FFFFFF"/>
        </w:rPr>
        <w:t>Perrings</w:t>
      </w:r>
      <w:proofErr w:type="spellEnd"/>
      <w:r w:rsidRPr="003B527B">
        <w:rPr>
          <w:rFonts w:ascii="Times New Roman" w:hAnsi="Times New Roman" w:cs="Times New Roman"/>
          <w:sz w:val="24"/>
          <w:szCs w:val="24"/>
          <w:shd w:val="clear" w:color="auto" w:fill="FFFFFF"/>
        </w:rPr>
        <w:t xml:space="preserve">, C., Naeem, S., </w:t>
      </w:r>
      <w:proofErr w:type="spellStart"/>
      <w:r w:rsidRPr="003B527B">
        <w:rPr>
          <w:rFonts w:ascii="Times New Roman" w:hAnsi="Times New Roman" w:cs="Times New Roman"/>
          <w:sz w:val="24"/>
          <w:szCs w:val="24"/>
          <w:shd w:val="clear" w:color="auto" w:fill="FFFFFF"/>
        </w:rPr>
        <w:t>Ahrestani</w:t>
      </w:r>
      <w:proofErr w:type="spellEnd"/>
      <w:r w:rsidRPr="003B527B">
        <w:rPr>
          <w:rFonts w:ascii="Times New Roman" w:hAnsi="Times New Roman" w:cs="Times New Roman"/>
          <w:sz w:val="24"/>
          <w:szCs w:val="24"/>
          <w:shd w:val="clear" w:color="auto" w:fill="FFFFFF"/>
        </w:rPr>
        <w:t xml:space="preserve">, F., Bunker, D. E., </w:t>
      </w:r>
      <w:proofErr w:type="spellStart"/>
      <w:r w:rsidRPr="003B527B">
        <w:rPr>
          <w:rFonts w:ascii="Times New Roman" w:hAnsi="Times New Roman" w:cs="Times New Roman"/>
          <w:sz w:val="24"/>
          <w:szCs w:val="24"/>
          <w:shd w:val="clear" w:color="auto" w:fill="FFFFFF"/>
        </w:rPr>
        <w:t>Burkill</w:t>
      </w:r>
      <w:proofErr w:type="spellEnd"/>
      <w:r w:rsidRPr="003B527B">
        <w:rPr>
          <w:rFonts w:ascii="Times New Roman" w:hAnsi="Times New Roman" w:cs="Times New Roman"/>
          <w:sz w:val="24"/>
          <w:szCs w:val="24"/>
          <w:shd w:val="clear" w:color="auto" w:fill="FFFFFF"/>
        </w:rPr>
        <w:t>, P., Canziani, G., ... &amp; Weisser, W. (2010). Ecosystem services for 2020. Science, 330(6002), 323-324.</w:t>
      </w:r>
    </w:p>
    <w:p w14:paraId="0FADF6AE" w14:textId="77777777" w:rsidR="00ED69FA" w:rsidRPr="003B527B" w:rsidRDefault="00ED69FA" w:rsidP="00ED69FA">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[12]</w:t>
      </w:r>
      <w:r w:rsidRPr="003B527B">
        <w:rPr>
          <w:rFonts w:ascii="Times New Roman" w:hAnsi="Times New Roman" w:cs="Times New Roman"/>
          <w:sz w:val="24"/>
          <w:szCs w:val="24"/>
          <w:shd w:val="clear" w:color="auto" w:fill="FFFFFF"/>
        </w:rPr>
        <w:tab/>
        <w:t xml:space="preserve">Hancock, T., Spady, D. W., &amp; </w:t>
      </w:r>
      <w:proofErr w:type="spellStart"/>
      <w:r w:rsidRPr="003B527B">
        <w:rPr>
          <w:rFonts w:ascii="Times New Roman" w:hAnsi="Times New Roman" w:cs="Times New Roman"/>
          <w:sz w:val="24"/>
          <w:szCs w:val="24"/>
          <w:shd w:val="clear" w:color="auto" w:fill="FFFFFF"/>
        </w:rPr>
        <w:t>Soskolne</w:t>
      </w:r>
      <w:proofErr w:type="spellEnd"/>
      <w:r w:rsidRPr="003B527B">
        <w:rPr>
          <w:rFonts w:ascii="Times New Roman" w:hAnsi="Times New Roman" w:cs="Times New Roman"/>
          <w:sz w:val="24"/>
          <w:szCs w:val="24"/>
          <w:shd w:val="clear" w:color="auto" w:fill="FFFFFF"/>
        </w:rPr>
        <w:t>, C. L. (2016). </w:t>
      </w:r>
      <w:r w:rsidRPr="003B527B">
        <w:rPr>
          <w:rFonts w:ascii="Times New Roman" w:hAnsi="Times New Roman" w:cs="Times New Roman"/>
          <w:i/>
          <w:iCs/>
          <w:sz w:val="24"/>
          <w:szCs w:val="24"/>
          <w:shd w:val="clear" w:color="auto" w:fill="FFFFFF"/>
        </w:rPr>
        <w:t>Global change and public health: addressing the ecological determinants of health</w:t>
      </w:r>
      <w:r w:rsidRPr="003B527B">
        <w:rPr>
          <w:rFonts w:ascii="Times New Roman" w:hAnsi="Times New Roman" w:cs="Times New Roman"/>
          <w:sz w:val="24"/>
          <w:szCs w:val="24"/>
          <w:shd w:val="clear" w:color="auto" w:fill="FFFFFF"/>
        </w:rPr>
        <w:t>. Ottawa, ON, Canada: Canadian Public Health Association.</w:t>
      </w:r>
    </w:p>
    <w:p w14:paraId="07CA2ABF" w14:textId="77777777" w:rsidR="00ED69FA" w:rsidRPr="003B527B" w:rsidRDefault="00ED69FA" w:rsidP="00ED69FA">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[13]</w:t>
      </w:r>
      <w:r w:rsidRPr="003B527B">
        <w:rPr>
          <w:rFonts w:ascii="Times New Roman" w:hAnsi="Times New Roman" w:cs="Times New Roman"/>
          <w:sz w:val="24"/>
          <w:szCs w:val="24"/>
          <w:shd w:val="clear" w:color="auto" w:fill="FFFFFF"/>
        </w:rPr>
        <w:tab/>
        <w:t>Corvalan, C., Hales, S., McMichael, A. J., &amp; Butler, C. (2005). </w:t>
      </w:r>
      <w:r w:rsidRPr="003B527B">
        <w:rPr>
          <w:rFonts w:ascii="Times New Roman" w:hAnsi="Times New Roman" w:cs="Times New Roman"/>
          <w:i/>
          <w:iCs/>
          <w:sz w:val="24"/>
          <w:szCs w:val="24"/>
          <w:shd w:val="clear" w:color="auto" w:fill="FFFFFF"/>
        </w:rPr>
        <w:t>Ecosystems and human well-being: health synthesis</w:t>
      </w:r>
      <w:r w:rsidRPr="003B527B">
        <w:rPr>
          <w:rFonts w:ascii="Times New Roman" w:hAnsi="Times New Roman" w:cs="Times New Roman"/>
          <w:sz w:val="24"/>
          <w:szCs w:val="24"/>
          <w:shd w:val="clear" w:color="auto" w:fill="FFFFFF"/>
        </w:rPr>
        <w:t xml:space="preserve"> (Vol. 1). World Health Organization. </w:t>
      </w:r>
    </w:p>
    <w:p w14:paraId="224860EB" w14:textId="77777777" w:rsidR="00ED69FA" w:rsidRPr="003B527B" w:rsidRDefault="00ED69FA" w:rsidP="00ED69FA">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lang w:val="fr-FR"/>
        </w:rPr>
        <w:t>[14]</w:t>
      </w:r>
      <w:r w:rsidRPr="003B527B">
        <w:rPr>
          <w:rFonts w:ascii="Times New Roman" w:hAnsi="Times New Roman" w:cs="Times New Roman"/>
          <w:sz w:val="24"/>
          <w:szCs w:val="24"/>
          <w:shd w:val="clear" w:color="auto" w:fill="FFFFFF"/>
          <w:lang w:val="fr-FR"/>
        </w:rPr>
        <w:tab/>
      </w:r>
      <w:proofErr w:type="spellStart"/>
      <w:r w:rsidRPr="003B527B">
        <w:rPr>
          <w:rFonts w:ascii="Times New Roman" w:hAnsi="Times New Roman" w:cs="Times New Roman"/>
          <w:sz w:val="24"/>
          <w:szCs w:val="24"/>
          <w:shd w:val="clear" w:color="auto" w:fill="FFFFFF"/>
          <w:lang w:val="fr-FR"/>
        </w:rPr>
        <w:t>Whitmee</w:t>
      </w:r>
      <w:proofErr w:type="spellEnd"/>
      <w:r w:rsidRPr="003B527B">
        <w:rPr>
          <w:rFonts w:ascii="Times New Roman" w:hAnsi="Times New Roman" w:cs="Times New Roman"/>
          <w:sz w:val="24"/>
          <w:szCs w:val="24"/>
          <w:shd w:val="clear" w:color="auto" w:fill="FFFFFF"/>
          <w:lang w:val="fr-FR"/>
        </w:rPr>
        <w:t xml:space="preserve">, S., Haines, A., </w:t>
      </w:r>
      <w:proofErr w:type="spellStart"/>
      <w:r w:rsidRPr="003B527B">
        <w:rPr>
          <w:rFonts w:ascii="Times New Roman" w:hAnsi="Times New Roman" w:cs="Times New Roman"/>
          <w:sz w:val="24"/>
          <w:szCs w:val="24"/>
          <w:shd w:val="clear" w:color="auto" w:fill="FFFFFF"/>
          <w:lang w:val="fr-FR"/>
        </w:rPr>
        <w:t>Beyrer</w:t>
      </w:r>
      <w:proofErr w:type="spellEnd"/>
      <w:r w:rsidRPr="003B527B">
        <w:rPr>
          <w:rFonts w:ascii="Times New Roman" w:hAnsi="Times New Roman" w:cs="Times New Roman"/>
          <w:sz w:val="24"/>
          <w:szCs w:val="24"/>
          <w:shd w:val="clear" w:color="auto" w:fill="FFFFFF"/>
          <w:lang w:val="fr-FR"/>
        </w:rPr>
        <w:t xml:space="preserve">, C., </w:t>
      </w:r>
      <w:proofErr w:type="spellStart"/>
      <w:r w:rsidRPr="003B527B">
        <w:rPr>
          <w:rFonts w:ascii="Times New Roman" w:hAnsi="Times New Roman" w:cs="Times New Roman"/>
          <w:sz w:val="24"/>
          <w:szCs w:val="24"/>
          <w:shd w:val="clear" w:color="auto" w:fill="FFFFFF"/>
          <w:lang w:val="fr-FR"/>
        </w:rPr>
        <w:t>Boltz</w:t>
      </w:r>
      <w:proofErr w:type="spellEnd"/>
      <w:r w:rsidRPr="003B527B">
        <w:rPr>
          <w:rFonts w:ascii="Times New Roman" w:hAnsi="Times New Roman" w:cs="Times New Roman"/>
          <w:sz w:val="24"/>
          <w:szCs w:val="24"/>
          <w:shd w:val="clear" w:color="auto" w:fill="FFFFFF"/>
          <w:lang w:val="fr-FR"/>
        </w:rPr>
        <w:t xml:space="preserve">, F., Capon, A. G., de Souza Dias, B. F., ... </w:t>
      </w:r>
      <w:r w:rsidRPr="003B527B">
        <w:rPr>
          <w:rFonts w:ascii="Times New Roman" w:hAnsi="Times New Roman" w:cs="Times New Roman"/>
          <w:sz w:val="24"/>
          <w:szCs w:val="24"/>
          <w:shd w:val="clear" w:color="auto" w:fill="FFFFFF"/>
        </w:rPr>
        <w:t>&amp; Yach, D. (2015). Safeguarding human health in the Anthropocene epoch: report of The Rockefeller Foundation–Lancet Commission on planetary health. </w:t>
      </w:r>
      <w:r w:rsidRPr="003B527B">
        <w:rPr>
          <w:rFonts w:ascii="Times New Roman" w:hAnsi="Times New Roman" w:cs="Times New Roman"/>
          <w:i/>
          <w:iCs/>
          <w:sz w:val="24"/>
          <w:szCs w:val="24"/>
          <w:shd w:val="clear" w:color="auto" w:fill="FFFFFF"/>
        </w:rPr>
        <w:t>The lancet</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386</w:t>
      </w:r>
      <w:r w:rsidRPr="003B527B">
        <w:rPr>
          <w:rFonts w:ascii="Times New Roman" w:hAnsi="Times New Roman" w:cs="Times New Roman"/>
          <w:sz w:val="24"/>
          <w:szCs w:val="24"/>
          <w:shd w:val="clear" w:color="auto" w:fill="FFFFFF"/>
        </w:rPr>
        <w:t>(10007), 1973-2028.</w:t>
      </w:r>
    </w:p>
    <w:p w14:paraId="22A8D27F"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[15]</w:t>
      </w:r>
      <w:r w:rsidRPr="003B527B">
        <w:rPr>
          <w:rFonts w:ascii="Times New Roman" w:hAnsi="Times New Roman" w:cs="Times New Roman"/>
          <w:sz w:val="24"/>
          <w:szCs w:val="24"/>
          <w:shd w:val="clear" w:color="auto" w:fill="FFFFFF"/>
        </w:rPr>
        <w:tab/>
        <w:t>McMichael, A. J. (2000). The urban environment and health in a world of increasing globalization: issues for developing countries. </w:t>
      </w:r>
      <w:r w:rsidRPr="003B527B">
        <w:rPr>
          <w:rFonts w:ascii="Times New Roman" w:hAnsi="Times New Roman" w:cs="Times New Roman"/>
          <w:i/>
          <w:iCs/>
          <w:sz w:val="24"/>
          <w:szCs w:val="24"/>
          <w:shd w:val="clear" w:color="auto" w:fill="FFFFFF"/>
        </w:rPr>
        <w:t>Bulletin of the world Health Organization</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78</w:t>
      </w:r>
      <w:r w:rsidRPr="003B527B">
        <w:rPr>
          <w:rFonts w:ascii="Times New Roman" w:hAnsi="Times New Roman" w:cs="Times New Roman"/>
          <w:sz w:val="24"/>
          <w:szCs w:val="24"/>
          <w:shd w:val="clear" w:color="auto" w:fill="FFFFFF"/>
        </w:rPr>
        <w:t>, 1117-1126.</w:t>
      </w:r>
    </w:p>
    <w:p w14:paraId="52C862AA" w14:textId="77777777" w:rsidR="00ED69FA" w:rsidRPr="003B527B" w:rsidRDefault="00ED69FA" w:rsidP="00ED69FA">
      <w:pPr>
        <w:autoSpaceDE w:val="0"/>
        <w:autoSpaceDN w:val="0"/>
        <w:adjustRightInd w:val="0"/>
        <w:spacing w:after="0" w:line="240" w:lineRule="auto"/>
        <w:rPr>
          <w:rFonts w:ascii="Times New Roman" w:hAnsi="Times New Roman" w:cs="Times New Roman"/>
          <w:sz w:val="24"/>
          <w:szCs w:val="24"/>
          <w:shd w:val="clear" w:color="auto" w:fill="FFFFFF"/>
        </w:rPr>
      </w:pPr>
    </w:p>
    <w:p w14:paraId="7F0EA018" w14:textId="57938E56"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[16]</w:t>
      </w:r>
      <w:r w:rsidRPr="003B527B">
        <w:rPr>
          <w:rFonts w:ascii="Times New Roman" w:hAnsi="Times New Roman" w:cs="Times New Roman"/>
          <w:sz w:val="24"/>
          <w:szCs w:val="24"/>
          <w:shd w:val="clear" w:color="auto" w:fill="FFFFFF"/>
        </w:rPr>
        <w:tab/>
        <w:t xml:space="preserve">Watson, R., Baste, I., </w:t>
      </w:r>
      <w:proofErr w:type="spellStart"/>
      <w:r w:rsidRPr="003B527B">
        <w:rPr>
          <w:rFonts w:ascii="Times New Roman" w:hAnsi="Times New Roman" w:cs="Times New Roman"/>
          <w:sz w:val="24"/>
          <w:szCs w:val="24"/>
          <w:shd w:val="clear" w:color="auto" w:fill="FFFFFF"/>
        </w:rPr>
        <w:t>Larigauderie</w:t>
      </w:r>
      <w:proofErr w:type="spellEnd"/>
      <w:r w:rsidRPr="003B527B">
        <w:rPr>
          <w:rFonts w:ascii="Times New Roman" w:hAnsi="Times New Roman" w:cs="Times New Roman"/>
          <w:sz w:val="24"/>
          <w:szCs w:val="24"/>
          <w:shd w:val="clear" w:color="auto" w:fill="FFFFFF"/>
        </w:rPr>
        <w:t>, A., Leadley, P., Pascual, U., Baptiste, B., ... &amp; Mooney, H. (2019). Summary for policymakers of the global assessment report on biodiversity and ecosystem services of the Intergovernmental Science-Policy Platform on Biodiversity and Ecosystem Services. </w:t>
      </w:r>
      <w:r w:rsidRPr="003B527B">
        <w:rPr>
          <w:rFonts w:ascii="Times New Roman" w:hAnsi="Times New Roman" w:cs="Times New Roman"/>
          <w:i/>
          <w:iCs/>
          <w:sz w:val="24"/>
          <w:szCs w:val="24"/>
          <w:shd w:val="clear" w:color="auto" w:fill="FFFFFF"/>
        </w:rPr>
        <w:t>IPBES Secretariat: Bonn, Germany</w:t>
      </w:r>
      <w:r w:rsidRPr="003B527B">
        <w:rPr>
          <w:rFonts w:ascii="Times New Roman" w:hAnsi="Times New Roman" w:cs="Times New Roman"/>
          <w:sz w:val="24"/>
          <w:szCs w:val="24"/>
          <w:shd w:val="clear" w:color="auto" w:fill="FFFFFF"/>
        </w:rPr>
        <w:t>, 22-47.</w:t>
      </w:r>
    </w:p>
    <w:p w14:paraId="713D8C97"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4D14B38F"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[17]</w:t>
      </w:r>
      <w:r w:rsidRPr="003B527B">
        <w:rPr>
          <w:rFonts w:ascii="Times New Roman" w:hAnsi="Times New Roman" w:cs="Times New Roman"/>
          <w:sz w:val="24"/>
          <w:szCs w:val="24"/>
          <w:shd w:val="clear" w:color="auto" w:fill="FFFFFF"/>
        </w:rPr>
        <w:tab/>
        <w:t>Diamond, J. (2011). Collapse: how societies choose to fail or succeed: revised edition. Penguin.</w:t>
      </w:r>
    </w:p>
    <w:p w14:paraId="6902B929"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7C42B123"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[18]</w:t>
      </w:r>
      <w:r w:rsidRPr="003B527B">
        <w:rPr>
          <w:rFonts w:ascii="Times New Roman" w:hAnsi="Times New Roman" w:cs="Times New Roman"/>
          <w:sz w:val="24"/>
          <w:szCs w:val="24"/>
          <w:shd w:val="clear" w:color="auto" w:fill="FFFFFF"/>
        </w:rPr>
        <w:tab/>
        <w:t xml:space="preserve">UNEP (United Nations Environment Programme). (2011). International Resource Panel, United Nations Environment Programme. Sustainable Consumption, &amp; Production Branch. </w:t>
      </w:r>
      <w:r w:rsidRPr="003B527B">
        <w:rPr>
          <w:rFonts w:ascii="Times New Roman" w:hAnsi="Times New Roman" w:cs="Times New Roman"/>
          <w:i/>
          <w:iCs/>
          <w:sz w:val="24"/>
          <w:szCs w:val="24"/>
          <w:shd w:val="clear" w:color="auto" w:fill="FFFFFF"/>
        </w:rPr>
        <w:t>Decoupling natural resource use and environmental impacts from economic growth</w:t>
      </w:r>
      <w:r w:rsidRPr="003B527B">
        <w:rPr>
          <w:rFonts w:ascii="Times New Roman" w:hAnsi="Times New Roman" w:cs="Times New Roman"/>
          <w:sz w:val="24"/>
          <w:szCs w:val="24"/>
          <w:shd w:val="clear" w:color="auto" w:fill="FFFFFF"/>
        </w:rPr>
        <w:t>. UNEP/</w:t>
      </w:r>
      <w:proofErr w:type="spellStart"/>
      <w:r w:rsidRPr="003B527B">
        <w:rPr>
          <w:rFonts w:ascii="Times New Roman" w:hAnsi="Times New Roman" w:cs="Times New Roman"/>
          <w:sz w:val="24"/>
          <w:szCs w:val="24"/>
          <w:shd w:val="clear" w:color="auto" w:fill="FFFFFF"/>
        </w:rPr>
        <w:t>Earthprint</w:t>
      </w:r>
      <w:proofErr w:type="spellEnd"/>
      <w:r w:rsidRPr="003B527B">
        <w:rPr>
          <w:rFonts w:ascii="Times New Roman" w:hAnsi="Times New Roman" w:cs="Times New Roman"/>
          <w:sz w:val="24"/>
          <w:szCs w:val="24"/>
          <w:shd w:val="clear" w:color="auto" w:fill="FFFFFF"/>
        </w:rPr>
        <w:t>.</w:t>
      </w:r>
    </w:p>
    <w:p w14:paraId="41EE28C7" w14:textId="25927D75"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43639230"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[19]</w:t>
      </w:r>
      <w:r w:rsidRPr="003B527B">
        <w:rPr>
          <w:rFonts w:ascii="Times New Roman" w:hAnsi="Times New Roman" w:cs="Times New Roman"/>
          <w:sz w:val="24"/>
          <w:szCs w:val="24"/>
          <w:shd w:val="clear" w:color="auto" w:fill="FFFFFF"/>
        </w:rPr>
        <w:tab/>
        <w:t>Rootes, C. (2004). Environmental movements. </w:t>
      </w:r>
      <w:r w:rsidRPr="003B527B">
        <w:rPr>
          <w:rFonts w:ascii="Times New Roman" w:hAnsi="Times New Roman" w:cs="Times New Roman"/>
          <w:i/>
          <w:iCs/>
          <w:sz w:val="24"/>
          <w:szCs w:val="24"/>
          <w:shd w:val="clear" w:color="auto" w:fill="FFFFFF"/>
        </w:rPr>
        <w:t>The Blackwell companion to social movements</w:t>
      </w:r>
      <w:r w:rsidRPr="003B527B">
        <w:rPr>
          <w:rFonts w:ascii="Times New Roman" w:hAnsi="Times New Roman" w:cs="Times New Roman"/>
          <w:sz w:val="24"/>
          <w:szCs w:val="24"/>
          <w:shd w:val="clear" w:color="auto" w:fill="FFFFFF"/>
        </w:rPr>
        <w:t>, 608-640.</w:t>
      </w:r>
    </w:p>
    <w:p w14:paraId="263B189D"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715EA85B"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lastRenderedPageBreak/>
        <w:t>[20]</w:t>
      </w:r>
      <w:r w:rsidRPr="003B527B">
        <w:rPr>
          <w:rFonts w:ascii="Times New Roman" w:hAnsi="Times New Roman" w:cs="Times New Roman"/>
          <w:sz w:val="24"/>
          <w:szCs w:val="24"/>
          <w:shd w:val="clear" w:color="auto" w:fill="FFFFFF"/>
        </w:rPr>
        <w:tab/>
        <w:t>Smith, G. D., Hart, C., Blane, D., &amp; Hole, D. (2003). Adverse socioeconomic conditions in childhood and cause-specific adult mortality: prospective observational study. In </w:t>
      </w:r>
      <w:r w:rsidRPr="003B527B">
        <w:rPr>
          <w:rFonts w:ascii="Times New Roman" w:hAnsi="Times New Roman" w:cs="Times New Roman"/>
          <w:i/>
          <w:iCs/>
          <w:sz w:val="24"/>
          <w:szCs w:val="24"/>
          <w:shd w:val="clear" w:color="auto" w:fill="FFFFFF"/>
        </w:rPr>
        <w:t>Health inequalities</w:t>
      </w:r>
      <w:r w:rsidRPr="003B527B">
        <w:rPr>
          <w:rFonts w:ascii="Times New Roman" w:hAnsi="Times New Roman" w:cs="Times New Roman"/>
          <w:sz w:val="24"/>
          <w:szCs w:val="24"/>
          <w:shd w:val="clear" w:color="auto" w:fill="FFFFFF"/>
        </w:rPr>
        <w:t> (pp. 191-204). Policy Press.</w:t>
      </w:r>
    </w:p>
    <w:p w14:paraId="03E0142D" w14:textId="576D9E26"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56073730"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[21]</w:t>
      </w:r>
      <w:r w:rsidRPr="003B527B">
        <w:rPr>
          <w:rFonts w:ascii="Times New Roman" w:hAnsi="Times New Roman" w:cs="Times New Roman"/>
          <w:sz w:val="24"/>
          <w:szCs w:val="24"/>
          <w:shd w:val="clear" w:color="auto" w:fill="FFFFFF"/>
        </w:rPr>
        <w:tab/>
        <w:t>Doll, R., Peto, R., Boreham, J., &amp; Sutherland, I. (2004). Mortality in relation to smoking: 50 years' observations on male British doctors. </w:t>
      </w:r>
      <w:proofErr w:type="spellStart"/>
      <w:r w:rsidRPr="003B527B">
        <w:rPr>
          <w:rFonts w:ascii="Times New Roman" w:hAnsi="Times New Roman" w:cs="Times New Roman"/>
          <w:i/>
          <w:iCs/>
          <w:sz w:val="24"/>
          <w:szCs w:val="24"/>
          <w:shd w:val="clear" w:color="auto" w:fill="FFFFFF"/>
        </w:rPr>
        <w:t>Bmj</w:t>
      </w:r>
      <w:proofErr w:type="spell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328</w:t>
      </w:r>
      <w:r w:rsidRPr="003B527B">
        <w:rPr>
          <w:rFonts w:ascii="Times New Roman" w:hAnsi="Times New Roman" w:cs="Times New Roman"/>
          <w:sz w:val="24"/>
          <w:szCs w:val="24"/>
          <w:shd w:val="clear" w:color="auto" w:fill="FFFFFF"/>
        </w:rPr>
        <w:t>(7455), 1519.</w:t>
      </w:r>
    </w:p>
    <w:p w14:paraId="620B643B"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75D24276"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[22]</w:t>
      </w:r>
      <w:r w:rsidRPr="003B527B">
        <w:rPr>
          <w:rFonts w:ascii="Times New Roman" w:hAnsi="Times New Roman" w:cs="Times New Roman"/>
          <w:sz w:val="24"/>
          <w:szCs w:val="24"/>
          <w:shd w:val="clear" w:color="auto" w:fill="FFFFFF"/>
        </w:rPr>
        <w:tab/>
        <w:t>Chapman, K. R., Mannino, D. M., Soriano, J. B., Vermeire, P. A., Buist, A. S., Thun, M. J., ... &amp; Beasley, R. (2006). Epidemiology and costs of chronic obstructive pulmonary disease. </w:t>
      </w:r>
      <w:r w:rsidRPr="003B527B">
        <w:rPr>
          <w:rFonts w:ascii="Times New Roman" w:hAnsi="Times New Roman" w:cs="Times New Roman"/>
          <w:i/>
          <w:iCs/>
          <w:sz w:val="24"/>
          <w:szCs w:val="24"/>
          <w:shd w:val="clear" w:color="auto" w:fill="FFFFFF"/>
        </w:rPr>
        <w:t>European Respiratory Journal</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27</w:t>
      </w:r>
      <w:r w:rsidRPr="003B527B">
        <w:rPr>
          <w:rFonts w:ascii="Times New Roman" w:hAnsi="Times New Roman" w:cs="Times New Roman"/>
          <w:sz w:val="24"/>
          <w:szCs w:val="24"/>
          <w:shd w:val="clear" w:color="auto" w:fill="FFFFFF"/>
        </w:rPr>
        <w:t>(1), 188-207.</w:t>
      </w:r>
    </w:p>
    <w:p w14:paraId="2D797845" w14:textId="1E4C9F2E"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1CA76AFD" w14:textId="4ED9D5E3" w:rsidR="00ED69FA" w:rsidRPr="003B527B" w:rsidDel="00580A41" w:rsidRDefault="00ED69FA" w:rsidP="00ED69FA">
      <w:pPr>
        <w:spacing w:line="240" w:lineRule="auto"/>
        <w:ind w:left="567" w:hanging="567"/>
        <w:rPr>
          <w:del w:id="508" w:author="Byomkesh Talukder" w:date="2023-10-10T15:20:00Z"/>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[23]</w:t>
      </w:r>
      <w:bookmarkStart w:id="509" w:name="_Hlk147843742"/>
      <w:r w:rsidRPr="003B527B">
        <w:rPr>
          <w:rFonts w:ascii="Times New Roman" w:hAnsi="Times New Roman" w:cs="Times New Roman"/>
          <w:sz w:val="24"/>
          <w:szCs w:val="24"/>
          <w:shd w:val="clear" w:color="auto" w:fill="FFFFFF"/>
        </w:rPr>
        <w:tab/>
        <w:t>WHO (World Health Organization). (202</w:t>
      </w:r>
      <w:ins w:id="510" w:author="Byomkesh Talukder" w:date="2023-10-10T15:17:00Z">
        <w:r w:rsidR="00580A41">
          <w:rPr>
            <w:rFonts w:ascii="Times New Roman" w:hAnsi="Times New Roman" w:cs="Times New Roman"/>
            <w:sz w:val="24"/>
            <w:szCs w:val="24"/>
            <w:shd w:val="clear" w:color="auto" w:fill="FFFFFF"/>
          </w:rPr>
          <w:t>1</w:t>
        </w:r>
      </w:ins>
      <w:del w:id="511" w:author="Byomkesh Talukder" w:date="2023-10-10T15:17:00Z">
        <w:r w:rsidRPr="003B527B" w:rsidDel="00580A41">
          <w:rPr>
            <w:rFonts w:ascii="Times New Roman" w:hAnsi="Times New Roman" w:cs="Times New Roman"/>
            <w:sz w:val="24"/>
            <w:szCs w:val="24"/>
            <w:shd w:val="clear" w:color="auto" w:fill="FFFFFF"/>
          </w:rPr>
          <w:delText>0</w:delText>
        </w:r>
      </w:del>
      <w:r w:rsidRPr="003B527B">
        <w:rPr>
          <w:rFonts w:ascii="Times New Roman" w:hAnsi="Times New Roman" w:cs="Times New Roman"/>
          <w:sz w:val="24"/>
          <w:szCs w:val="24"/>
          <w:shd w:val="clear" w:color="auto" w:fill="FFFFFF"/>
        </w:rPr>
        <w:t xml:space="preserve">). </w:t>
      </w:r>
      <w:ins w:id="512" w:author="Byomkesh Talukder" w:date="2023-10-10T15:17:00Z">
        <w:r w:rsidR="00580A41" w:rsidRPr="00580A41">
          <w:rPr>
            <w:rFonts w:ascii="Times New Roman" w:hAnsi="Times New Roman" w:cs="Times New Roman"/>
            <w:sz w:val="24"/>
            <w:szCs w:val="24"/>
            <w:shd w:val="clear" w:color="auto" w:fill="FFFFFF"/>
          </w:rPr>
          <w:t>Tripartite and UNEP support OHHLEP's definition of One Health</w:t>
        </w:r>
      </w:ins>
      <w:ins w:id="513" w:author="Byomkesh Talukder" w:date="2023-10-10T15:19:00Z">
        <w:r w:rsidR="00580A41">
          <w:rPr>
            <w:rFonts w:ascii="Times New Roman" w:hAnsi="Times New Roman" w:cs="Times New Roman"/>
            <w:sz w:val="24"/>
            <w:szCs w:val="24"/>
            <w:shd w:val="clear" w:color="auto" w:fill="FFFFFF"/>
          </w:rPr>
          <w:t xml:space="preserve">. </w:t>
        </w:r>
      </w:ins>
      <w:del w:id="514" w:author="Byomkesh Talukder" w:date="2023-10-10T15:19:00Z">
        <w:r w:rsidRPr="003B527B" w:rsidDel="00580A41">
          <w:rPr>
            <w:rFonts w:ascii="Times New Roman" w:hAnsi="Times New Roman" w:cs="Times New Roman"/>
            <w:sz w:val="24"/>
            <w:szCs w:val="24"/>
            <w:shd w:val="clear" w:color="auto" w:fill="FFFFFF"/>
          </w:rPr>
          <w:delText>One Health.</w:delText>
        </w:r>
      </w:del>
      <w:r w:rsidRPr="003B527B">
        <w:rPr>
          <w:rFonts w:ascii="Times New Roman" w:hAnsi="Times New Roman" w:cs="Times New Roman"/>
          <w:sz w:val="24"/>
          <w:szCs w:val="24"/>
          <w:shd w:val="clear" w:color="auto" w:fill="FFFFFF"/>
        </w:rPr>
        <w:t xml:space="preserve"> Retrieved from </w:t>
      </w:r>
      <w:ins w:id="515" w:author="Byomkesh Talukder" w:date="2023-10-10T15:20:00Z">
        <w:r w:rsidR="00580A41" w:rsidRPr="00580A41">
          <w:rPr>
            <w:rFonts w:ascii="Times New Roman" w:hAnsi="Times New Roman" w:cs="Times New Roman"/>
            <w:sz w:val="24"/>
            <w:szCs w:val="24"/>
            <w:shd w:val="clear" w:color="auto" w:fill="FFFFFF"/>
          </w:rPr>
          <w:fldChar w:fldCharType="begin"/>
        </w:r>
        <w:r w:rsidR="00580A41" w:rsidRPr="00580A41">
          <w:rPr>
            <w:rFonts w:ascii="Times New Roman" w:hAnsi="Times New Roman" w:cs="Times New Roman"/>
            <w:sz w:val="24"/>
            <w:szCs w:val="24"/>
            <w:shd w:val="clear" w:color="auto" w:fill="FFFFFF"/>
          </w:rPr>
          <w:instrText>HYPERLINK "https://www.who.int/news/item/01-12-2021-tripartite-and-unep-support-ohhlep-s-definition-of-one-health"</w:instrText>
        </w:r>
        <w:r w:rsidR="00580A41" w:rsidRPr="00580A41">
          <w:rPr>
            <w:rFonts w:ascii="Times New Roman" w:hAnsi="Times New Roman" w:cs="Times New Roman"/>
            <w:sz w:val="24"/>
            <w:szCs w:val="24"/>
            <w:shd w:val="clear" w:color="auto" w:fill="FFFFFF"/>
          </w:rPr>
        </w:r>
        <w:r w:rsidR="00580A41" w:rsidRPr="00580A41">
          <w:rPr>
            <w:rFonts w:ascii="Times New Roman" w:hAnsi="Times New Roman" w:cs="Times New Roman"/>
            <w:sz w:val="24"/>
            <w:szCs w:val="24"/>
            <w:shd w:val="clear" w:color="auto" w:fill="FFFFFF"/>
          </w:rPr>
          <w:fldChar w:fldCharType="separate"/>
        </w:r>
        <w:r w:rsidR="00580A41" w:rsidRPr="00580A41">
          <w:rPr>
            <w:rFonts w:ascii="Times New Roman" w:hAnsi="Times New Roman" w:cs="Times New Roman"/>
            <w:sz w:val="24"/>
            <w:szCs w:val="24"/>
            <w:shd w:val="clear" w:color="auto" w:fill="FFFFFF"/>
          </w:rPr>
          <w:t>Tripartite and UNEP support OHHLEP's definition of "One Health" (who.int)</w:t>
        </w:r>
        <w:r w:rsidR="00580A41" w:rsidRPr="00580A41">
          <w:rPr>
            <w:rFonts w:ascii="Times New Roman" w:hAnsi="Times New Roman" w:cs="Times New Roman"/>
            <w:sz w:val="24"/>
            <w:szCs w:val="24"/>
            <w:shd w:val="clear" w:color="auto" w:fill="FFFFFF"/>
          </w:rPr>
          <w:fldChar w:fldCharType="end"/>
        </w:r>
        <w:r w:rsidR="00580A41" w:rsidDel="00580A41">
          <w:t xml:space="preserve"> </w:t>
        </w:r>
      </w:ins>
      <w:del w:id="516" w:author="Byomkesh Talukder" w:date="2023-10-10T15:20:00Z">
        <w:r w:rsidDel="00580A41">
          <w:fldChar w:fldCharType="begin"/>
        </w:r>
        <w:r w:rsidDel="00580A41">
          <w:delInstrText>HYPERLINK "https://www.who.int/news-room/q-a-detail/one-health"</w:delInstrText>
        </w:r>
        <w:r w:rsidDel="00580A41">
          <w:fldChar w:fldCharType="separate"/>
        </w:r>
        <w:r w:rsidRPr="003B527B" w:rsidDel="00580A41">
          <w:rPr>
            <w:rStyle w:val="Hyperlink"/>
            <w:rFonts w:ascii="Times New Roman" w:hAnsi="Times New Roman" w:cs="Times New Roman"/>
            <w:color w:val="auto"/>
            <w:sz w:val="24"/>
            <w:szCs w:val="24"/>
            <w:shd w:val="clear" w:color="auto" w:fill="FFFFFF"/>
          </w:rPr>
          <w:delText>https://www.who.int/news-room/q-a-detail/one-health</w:delText>
        </w:r>
        <w:r w:rsidDel="00580A41">
          <w:rPr>
            <w:rStyle w:val="Hyperlink"/>
            <w:rFonts w:ascii="Times New Roman" w:hAnsi="Times New Roman" w:cs="Times New Roman"/>
            <w:color w:val="auto"/>
            <w:sz w:val="24"/>
            <w:szCs w:val="24"/>
            <w:shd w:val="clear" w:color="auto" w:fill="FFFFFF"/>
          </w:rPr>
          <w:fldChar w:fldCharType="end"/>
        </w:r>
        <w:bookmarkEnd w:id="509"/>
      </w:del>
    </w:p>
    <w:p w14:paraId="2E6CF0C7" w14:textId="77777777" w:rsidR="00ED69FA" w:rsidRPr="003B527B" w:rsidRDefault="00ED69FA" w:rsidP="00ED69FA">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[24]</w:t>
      </w:r>
      <w:r w:rsidRPr="003B527B">
        <w:rPr>
          <w:rFonts w:ascii="Times New Roman" w:hAnsi="Times New Roman" w:cs="Times New Roman"/>
          <w:sz w:val="24"/>
          <w:szCs w:val="24"/>
          <w:shd w:val="clear" w:color="auto" w:fill="FFFFFF"/>
        </w:rPr>
        <w:tab/>
        <w:t xml:space="preserve">International Association for Ecology and Health (IAEH). (n.d.). What is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Retrieved from </w:t>
      </w:r>
      <w:hyperlink r:id="rId55" w:tgtFrame="_new" w:history="1">
        <w:r w:rsidRPr="003B527B">
          <w:rPr>
            <w:rFonts w:ascii="Times New Roman" w:hAnsi="Times New Roman" w:cs="Times New Roman"/>
            <w:sz w:val="24"/>
            <w:szCs w:val="24"/>
            <w:shd w:val="clear" w:color="auto" w:fill="FFFFFF"/>
          </w:rPr>
          <w:t>https://ecohealth.net/what-is-ecohealth/</w:t>
        </w:r>
      </w:hyperlink>
    </w:p>
    <w:p w14:paraId="3C876C7D" w14:textId="12E655DA" w:rsidR="00ED69FA" w:rsidRPr="003B527B" w:rsidRDefault="00ED69FA" w:rsidP="00ED69FA">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[25] </w:t>
      </w:r>
      <w:r w:rsidRPr="003B527B">
        <w:rPr>
          <w:rFonts w:ascii="Times New Roman" w:hAnsi="Times New Roman" w:cs="Times New Roman"/>
          <w:sz w:val="24"/>
          <w:szCs w:val="24"/>
          <w:shd w:val="clear" w:color="auto" w:fill="FFFFFF"/>
        </w:rPr>
        <w:tab/>
        <w:t xml:space="preserve">WHO (World Health Organization). (2019). Ten threats to global health in 2019. Retrieved from </w:t>
      </w:r>
      <w:hyperlink r:id="rId56" w:tgtFrame="_new" w:history="1">
        <w:r w:rsidRPr="003B527B">
          <w:rPr>
            <w:rFonts w:ascii="Times New Roman" w:hAnsi="Times New Roman" w:cs="Times New Roman"/>
            <w:sz w:val="24"/>
            <w:szCs w:val="24"/>
            <w:shd w:val="clear" w:color="auto" w:fill="FFFFFF"/>
          </w:rPr>
          <w:t>https://www.who.int/emergencies/ten-threats-to-global-health-in-2019</w:t>
        </w:r>
      </w:hyperlink>
    </w:p>
    <w:p w14:paraId="3E8F7D51" w14:textId="77777777" w:rsidR="00ED69FA" w:rsidRPr="003B527B" w:rsidRDefault="00ED69FA" w:rsidP="00ED69FA">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[26]</w:t>
      </w:r>
      <w:r w:rsidRPr="003B527B">
        <w:rPr>
          <w:rFonts w:ascii="Times New Roman" w:hAnsi="Times New Roman" w:cs="Times New Roman"/>
          <w:sz w:val="24"/>
          <w:szCs w:val="24"/>
          <w:shd w:val="clear" w:color="auto" w:fill="FFFFFF"/>
        </w:rPr>
        <w:tab/>
        <w:t xml:space="preserve">GLFF (Global Alliance for the Future of Food). (2020). Statement on the Planetary Health Emergency. Retrieved from </w:t>
      </w:r>
      <w:hyperlink r:id="rId57" w:tgtFrame="_new" w:history="1">
        <w:r w:rsidRPr="003B527B">
          <w:rPr>
            <w:rFonts w:ascii="Times New Roman" w:hAnsi="Times New Roman" w:cs="Times New Roman"/>
            <w:sz w:val="24"/>
            <w:szCs w:val="24"/>
            <w:shd w:val="clear" w:color="auto" w:fill="FFFFFF"/>
          </w:rPr>
          <w:t>https://futureoffood.org/statement-on-the-planetary-health-emergency/</w:t>
        </w:r>
      </w:hyperlink>
    </w:p>
    <w:p w14:paraId="7EC987DE" w14:textId="77777777"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[27]</w:t>
      </w:r>
      <w:r w:rsidRPr="003B527B">
        <w:rPr>
          <w:rFonts w:ascii="Times New Roman" w:hAnsi="Times New Roman" w:cs="Times New Roman"/>
          <w:sz w:val="24"/>
          <w:szCs w:val="24"/>
          <w:shd w:val="clear" w:color="auto" w:fill="FFFFFF"/>
        </w:rPr>
        <w:tab/>
        <w:t>LPHC (The Lancet Planetary Health Commission). (2021). Safeguarding human health in the Anthropocene epoch: Report of The Lancet Planetary Health Commission. The Lancet, 397(10292), 1573-1628.</w:t>
      </w:r>
    </w:p>
    <w:p w14:paraId="690915DA" w14:textId="54889C95"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[28]</w:t>
      </w:r>
      <w:r w:rsidRPr="003B527B">
        <w:rPr>
          <w:rFonts w:ascii="Times New Roman" w:hAnsi="Times New Roman" w:cs="Times New Roman"/>
          <w:sz w:val="24"/>
          <w:szCs w:val="24"/>
          <w:shd w:val="clear" w:color="auto" w:fill="FFFFFF"/>
        </w:rPr>
        <w:tab/>
        <w:t xml:space="preserve">WB (World Bank Group). (2021). Health, Nutrition, and Population. Retrieved from </w:t>
      </w:r>
      <w:hyperlink r:id="rId58" w:history="1">
        <w:r w:rsidRPr="003B527B">
          <w:rPr>
            <w:rStyle w:val="Hyperlink"/>
            <w:rFonts w:ascii="Times New Roman" w:hAnsi="Times New Roman" w:cs="Times New Roman"/>
            <w:color w:val="auto"/>
            <w:sz w:val="24"/>
            <w:szCs w:val="24"/>
            <w:shd w:val="clear" w:color="auto" w:fill="FFFFFF"/>
          </w:rPr>
          <w:t>https://www.worldbank.org/en/topic/health</w:t>
        </w:r>
      </w:hyperlink>
    </w:p>
    <w:p w14:paraId="40153E94" w14:textId="775150DA"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[29] </w:t>
      </w:r>
      <w:r w:rsidRPr="003B527B">
        <w:rPr>
          <w:rFonts w:ascii="Times New Roman" w:hAnsi="Times New Roman" w:cs="Times New Roman"/>
          <w:sz w:val="24"/>
          <w:szCs w:val="24"/>
          <w:shd w:val="clear" w:color="auto" w:fill="FFFFFF"/>
        </w:rPr>
        <w:tab/>
        <w:t xml:space="preserve">UN (United Nations). (2021). Sustainable Development Goals. Retrieved from </w:t>
      </w:r>
      <w:hyperlink r:id="rId59" w:history="1">
        <w:r w:rsidRPr="003B527B">
          <w:rPr>
            <w:rStyle w:val="Hyperlink"/>
            <w:rFonts w:ascii="Times New Roman" w:hAnsi="Times New Roman" w:cs="Times New Roman"/>
            <w:color w:val="auto"/>
            <w:sz w:val="24"/>
            <w:szCs w:val="24"/>
            <w:shd w:val="clear" w:color="auto" w:fill="FFFFFF"/>
          </w:rPr>
          <w:t>https://sdgs.un.org/goals</w:t>
        </w:r>
      </w:hyperlink>
    </w:p>
    <w:p w14:paraId="62BF6E1C" w14:textId="77F840AA"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[30]</w:t>
      </w:r>
      <w:r w:rsidRPr="003B527B">
        <w:rPr>
          <w:rFonts w:ascii="Times New Roman" w:hAnsi="Times New Roman" w:cs="Times New Roman"/>
          <w:sz w:val="24"/>
          <w:szCs w:val="24"/>
          <w:shd w:val="clear" w:color="auto" w:fill="FFFFFF"/>
        </w:rPr>
        <w:tab/>
        <w:t xml:space="preserve">WOAH (World Organization for Animal Health). (2021). One Health. Retrieved from </w:t>
      </w:r>
      <w:hyperlink r:id="rId60" w:history="1">
        <w:r w:rsidRPr="003B527B">
          <w:rPr>
            <w:rStyle w:val="Hyperlink"/>
            <w:rFonts w:ascii="Times New Roman" w:hAnsi="Times New Roman" w:cs="Times New Roman"/>
            <w:color w:val="auto"/>
            <w:sz w:val="24"/>
            <w:szCs w:val="24"/>
            <w:shd w:val="clear" w:color="auto" w:fill="FFFFFF"/>
          </w:rPr>
          <w:t>https://www.oie.int/en/for-the-media/onehealth/</w:t>
        </w:r>
      </w:hyperlink>
    </w:p>
    <w:p w14:paraId="2ACA9C89" w14:textId="45C91EAA"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[31] </w:t>
      </w:r>
      <w:r w:rsidRPr="003B527B">
        <w:rPr>
          <w:rFonts w:ascii="Times New Roman" w:hAnsi="Times New Roman" w:cs="Times New Roman"/>
          <w:sz w:val="24"/>
          <w:szCs w:val="24"/>
          <w:shd w:val="clear" w:color="auto" w:fill="FFFFFF"/>
        </w:rPr>
        <w:tab/>
        <w:t xml:space="preserve">GHSA (Global Health Security Agenda). (2021). About GHSA. Retrieved from </w:t>
      </w:r>
      <w:hyperlink r:id="rId61" w:history="1">
        <w:r w:rsidRPr="003B527B">
          <w:rPr>
            <w:rStyle w:val="Hyperlink"/>
            <w:rFonts w:ascii="Times New Roman" w:hAnsi="Times New Roman" w:cs="Times New Roman"/>
            <w:color w:val="auto"/>
            <w:sz w:val="24"/>
            <w:szCs w:val="24"/>
            <w:shd w:val="clear" w:color="auto" w:fill="FFFFFF"/>
          </w:rPr>
          <w:t>https://www.ghsagenda.org/about/</w:t>
        </w:r>
      </w:hyperlink>
    </w:p>
    <w:p w14:paraId="7FB26E8E" w14:textId="20E0CCAA"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[32] </w:t>
      </w:r>
      <w:r w:rsidRPr="003B527B">
        <w:rPr>
          <w:rFonts w:ascii="Times New Roman" w:hAnsi="Times New Roman" w:cs="Times New Roman"/>
          <w:sz w:val="24"/>
          <w:szCs w:val="24"/>
          <w:shd w:val="clear" w:color="auto" w:fill="FFFFFF"/>
        </w:rPr>
        <w:tab/>
        <w:t xml:space="preserve">FAO (Food and Agriculture Organization of the United Nations). (2021). Antimicrobial resistance (AMR). Retrieved from </w:t>
      </w:r>
      <w:hyperlink r:id="rId62" w:tgtFrame="_new" w:history="1">
        <w:r w:rsidRPr="003B527B">
          <w:rPr>
            <w:rFonts w:ascii="Times New Roman" w:hAnsi="Times New Roman" w:cs="Times New Roman"/>
            <w:sz w:val="24"/>
            <w:szCs w:val="24"/>
            <w:shd w:val="clear" w:color="auto" w:fill="FFFFFF"/>
          </w:rPr>
          <w:t>http://www.fao.org/antimicrobial-resistance/en/</w:t>
        </w:r>
      </w:hyperlink>
    </w:p>
    <w:p w14:paraId="683F6F1E" w14:textId="77777777"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[33]</w:t>
      </w:r>
      <w:r w:rsidRPr="003B527B">
        <w:rPr>
          <w:rFonts w:ascii="Times New Roman" w:hAnsi="Times New Roman" w:cs="Times New Roman"/>
          <w:sz w:val="24"/>
          <w:szCs w:val="24"/>
          <w:shd w:val="clear" w:color="auto" w:fill="FFFFFF"/>
        </w:rPr>
        <w:tab/>
        <w:t xml:space="preserve">IPES-Food. (2016). From Uniformity to Diversity: A Paradigm Shift from Industrial Agriculture to Diversified Agroecological Systems. International Panel of Experts on Sustainable Food Systems. Retrieved from </w:t>
      </w:r>
      <w:hyperlink r:id="rId63" w:tgtFrame="_new" w:history="1">
        <w:r w:rsidRPr="003B527B">
          <w:rPr>
            <w:rFonts w:ascii="Times New Roman" w:hAnsi="Times New Roman" w:cs="Times New Roman"/>
            <w:sz w:val="24"/>
            <w:szCs w:val="24"/>
            <w:shd w:val="clear" w:color="auto" w:fill="FFFFFF"/>
          </w:rPr>
          <w:t>https://www.ipes-food.org/pages/UniformityDiversityReport</w:t>
        </w:r>
      </w:hyperlink>
      <w:r w:rsidRPr="003B527B">
        <w:rPr>
          <w:rFonts w:ascii="Times New Roman" w:hAnsi="Times New Roman" w:cs="Times New Roman"/>
          <w:sz w:val="24"/>
          <w:szCs w:val="24"/>
          <w:shd w:val="clear" w:color="auto" w:fill="FFFFFF"/>
        </w:rPr>
        <w:t xml:space="preserve"> </w:t>
      </w:r>
    </w:p>
    <w:p w14:paraId="58C26400" w14:textId="59F41152"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[34] </w:t>
      </w:r>
      <w:r w:rsidRPr="003B527B">
        <w:rPr>
          <w:rFonts w:ascii="Times New Roman" w:hAnsi="Times New Roman" w:cs="Times New Roman"/>
          <w:sz w:val="24"/>
          <w:szCs w:val="24"/>
          <w:shd w:val="clear" w:color="auto" w:fill="FFFFFF"/>
        </w:rPr>
        <w:tab/>
        <w:t xml:space="preserve">UNEP (United Nations Environment Programme). (2018). Environment and health. Retrieved from </w:t>
      </w:r>
      <w:hyperlink r:id="rId64" w:tgtFrame="_new" w:history="1">
        <w:r w:rsidRPr="003B527B">
          <w:rPr>
            <w:rFonts w:ascii="Times New Roman" w:hAnsi="Times New Roman" w:cs="Times New Roman"/>
            <w:sz w:val="24"/>
            <w:szCs w:val="24"/>
            <w:shd w:val="clear" w:color="auto" w:fill="FFFFFF"/>
          </w:rPr>
          <w:t>https://www.unep.org/explore-topics/health</w:t>
        </w:r>
      </w:hyperlink>
    </w:p>
    <w:p w14:paraId="4C0CAAC4" w14:textId="77777777"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lastRenderedPageBreak/>
        <w:t>[35]</w:t>
      </w:r>
      <w:r w:rsidRPr="003B527B">
        <w:rPr>
          <w:rFonts w:ascii="Times New Roman" w:hAnsi="Times New Roman" w:cs="Times New Roman"/>
          <w:sz w:val="24"/>
          <w:szCs w:val="24"/>
          <w:shd w:val="clear" w:color="auto" w:fill="FFFFFF"/>
        </w:rPr>
        <w:tab/>
        <w:t xml:space="preserve">Landrigan, P. J., Fuller, R., Acosta, N. J., </w:t>
      </w:r>
      <w:proofErr w:type="spellStart"/>
      <w:r w:rsidRPr="003B527B">
        <w:rPr>
          <w:rFonts w:ascii="Times New Roman" w:hAnsi="Times New Roman" w:cs="Times New Roman"/>
          <w:sz w:val="24"/>
          <w:szCs w:val="24"/>
          <w:shd w:val="clear" w:color="auto" w:fill="FFFFFF"/>
        </w:rPr>
        <w:t>Adeyi</w:t>
      </w:r>
      <w:proofErr w:type="spellEnd"/>
      <w:r w:rsidRPr="003B527B">
        <w:rPr>
          <w:rFonts w:ascii="Times New Roman" w:hAnsi="Times New Roman" w:cs="Times New Roman"/>
          <w:sz w:val="24"/>
          <w:szCs w:val="24"/>
          <w:shd w:val="clear" w:color="auto" w:fill="FFFFFF"/>
        </w:rPr>
        <w:t>, O., Arnold, R., Baldé, A. B., ... &amp; Zhong, M. (2018). The Lancet Commission on pollution and health. </w:t>
      </w:r>
      <w:r w:rsidRPr="003B527B">
        <w:rPr>
          <w:rFonts w:ascii="Times New Roman" w:hAnsi="Times New Roman" w:cs="Times New Roman"/>
          <w:i/>
          <w:iCs/>
          <w:sz w:val="24"/>
          <w:szCs w:val="24"/>
          <w:shd w:val="clear" w:color="auto" w:fill="FFFFFF"/>
        </w:rPr>
        <w:t>The lancet</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391</w:t>
      </w:r>
      <w:r w:rsidRPr="003B527B">
        <w:rPr>
          <w:rFonts w:ascii="Times New Roman" w:hAnsi="Times New Roman" w:cs="Times New Roman"/>
          <w:sz w:val="24"/>
          <w:szCs w:val="24"/>
          <w:shd w:val="clear" w:color="auto" w:fill="FFFFFF"/>
        </w:rPr>
        <w:t xml:space="preserve">(10119), 462-512. </w:t>
      </w:r>
    </w:p>
    <w:p w14:paraId="495E162C" w14:textId="77777777"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[36]</w:t>
      </w:r>
      <w:r w:rsidRPr="003B527B">
        <w:rPr>
          <w:rFonts w:ascii="Times New Roman" w:hAnsi="Times New Roman" w:cs="Times New Roman"/>
          <w:sz w:val="24"/>
          <w:szCs w:val="24"/>
          <w:shd w:val="clear" w:color="auto" w:fill="FFFFFF"/>
        </w:rPr>
        <w:tab/>
        <w:t xml:space="preserve">GEO (Global Environment Outlook). (2019). Global Environment Outlook - GEO-6: Healthy Planet, Healthy People. Retrieved from </w:t>
      </w:r>
      <w:hyperlink r:id="rId65" w:tgtFrame="_new" w:history="1">
        <w:r w:rsidRPr="003B527B">
          <w:rPr>
            <w:rFonts w:ascii="Times New Roman" w:hAnsi="Times New Roman" w:cs="Times New Roman"/>
            <w:sz w:val="24"/>
            <w:szCs w:val="24"/>
            <w:shd w:val="clear" w:color="auto" w:fill="FFFFFF"/>
          </w:rPr>
          <w:t>https://www.unep.org/resources/global-environment-outlook-geo-6-healthy-planet-healthy-people</w:t>
        </w:r>
      </w:hyperlink>
    </w:p>
    <w:p w14:paraId="116DA86D"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[37]</w:t>
      </w:r>
      <w:r w:rsidRPr="003B527B">
        <w:rPr>
          <w:rFonts w:ascii="Times New Roman" w:hAnsi="Times New Roman" w:cs="Times New Roman"/>
          <w:sz w:val="24"/>
          <w:szCs w:val="24"/>
          <w:shd w:val="clear" w:color="auto" w:fill="FFFFFF"/>
        </w:rPr>
        <w:tab/>
        <w:t>Moher, D., Liberati, A., Tetzlaff, J., Altman, D. G., &amp; Prisma Group. (2009). Reprint—preferred reporting items for systematic reviews and meta-analyses: the PRISMA statement. </w:t>
      </w:r>
      <w:r w:rsidRPr="003B527B">
        <w:rPr>
          <w:rFonts w:ascii="Times New Roman" w:hAnsi="Times New Roman" w:cs="Times New Roman"/>
          <w:i/>
          <w:iCs/>
          <w:sz w:val="24"/>
          <w:szCs w:val="24"/>
          <w:shd w:val="clear" w:color="auto" w:fill="FFFFFF"/>
        </w:rPr>
        <w:t>Physical therapy</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89</w:t>
      </w:r>
      <w:r w:rsidRPr="003B527B">
        <w:rPr>
          <w:rFonts w:ascii="Times New Roman" w:hAnsi="Times New Roman" w:cs="Times New Roman"/>
          <w:sz w:val="24"/>
          <w:szCs w:val="24"/>
          <w:shd w:val="clear" w:color="auto" w:fill="FFFFFF"/>
        </w:rPr>
        <w:t>(9), 873-880.</w:t>
      </w:r>
    </w:p>
    <w:p w14:paraId="3AB9557B"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4FF7EA84" w14:textId="77777777" w:rsidR="003B527B" w:rsidRPr="003B527B" w:rsidRDefault="003B527B" w:rsidP="003B527B">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rPr>
        <w:t>[38]</w:t>
      </w:r>
      <w:r w:rsidRPr="003B527B">
        <w:rPr>
          <w:rFonts w:ascii="Times New Roman" w:hAnsi="Times New Roman" w:cs="Times New Roman"/>
          <w:sz w:val="24"/>
          <w:szCs w:val="24"/>
          <w:shd w:val="clear" w:color="auto" w:fill="FFFFFF"/>
        </w:rPr>
        <w:tab/>
        <w:t>Myers, S. S. (2017). Planetary health: protecting human health on a rapidly changing planet. </w:t>
      </w:r>
      <w:r w:rsidRPr="003B527B">
        <w:rPr>
          <w:rFonts w:ascii="Times New Roman" w:hAnsi="Times New Roman" w:cs="Times New Roman"/>
          <w:i/>
          <w:iCs/>
          <w:sz w:val="24"/>
          <w:szCs w:val="24"/>
          <w:shd w:val="clear" w:color="auto" w:fill="FFFFFF"/>
        </w:rPr>
        <w:t>The Lancet</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390</w:t>
      </w:r>
      <w:r w:rsidRPr="003B527B">
        <w:rPr>
          <w:rFonts w:ascii="Times New Roman" w:hAnsi="Times New Roman" w:cs="Times New Roman"/>
          <w:sz w:val="24"/>
          <w:szCs w:val="24"/>
          <w:shd w:val="clear" w:color="auto" w:fill="FFFFFF"/>
        </w:rPr>
        <w:t>(10114), 2860-2868.</w:t>
      </w:r>
      <w:r w:rsidRPr="003B527B">
        <w:rPr>
          <w:rFonts w:ascii="Times New Roman" w:hAnsi="Times New Roman" w:cs="Times New Roman"/>
          <w:sz w:val="24"/>
          <w:szCs w:val="24"/>
        </w:rPr>
        <w:t xml:space="preserve"> </w:t>
      </w:r>
    </w:p>
    <w:p w14:paraId="07947F24" w14:textId="0637DE55"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[39] </w:t>
      </w:r>
      <w:r w:rsidRPr="003B527B">
        <w:rPr>
          <w:rFonts w:ascii="Times New Roman" w:hAnsi="Times New Roman" w:cs="Times New Roman"/>
          <w:sz w:val="24"/>
          <w:szCs w:val="24"/>
          <w:shd w:val="clear" w:color="auto" w:fill="FFFFFF"/>
        </w:rPr>
        <w:tab/>
        <w:t>Pathak, N., &amp; McKinney, A. (2021). Planetary health, climate change, and lifestyle medicine: threats and opportunities. </w:t>
      </w:r>
      <w:r w:rsidRPr="003B527B">
        <w:rPr>
          <w:rFonts w:ascii="Times New Roman" w:hAnsi="Times New Roman" w:cs="Times New Roman"/>
          <w:i/>
          <w:iCs/>
          <w:sz w:val="24"/>
          <w:szCs w:val="24"/>
          <w:shd w:val="clear" w:color="auto" w:fill="FFFFFF"/>
        </w:rPr>
        <w:t>American Journal of Lifestyle Medicine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15</w:t>
      </w:r>
      <w:r w:rsidRPr="003B527B">
        <w:rPr>
          <w:rFonts w:ascii="Times New Roman" w:hAnsi="Times New Roman" w:cs="Times New Roman"/>
          <w:sz w:val="24"/>
          <w:szCs w:val="24"/>
          <w:shd w:val="clear" w:color="auto" w:fill="FFFFFF"/>
        </w:rPr>
        <w:t>(5), 541-552.</w:t>
      </w:r>
    </w:p>
    <w:p w14:paraId="484A3E91"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[40]</w:t>
      </w:r>
      <w:r w:rsidRPr="003B527B">
        <w:rPr>
          <w:rFonts w:ascii="Times New Roman" w:hAnsi="Times New Roman" w:cs="Times New Roman"/>
          <w:sz w:val="24"/>
          <w:szCs w:val="24"/>
          <w:shd w:val="clear" w:color="auto" w:fill="FFFFFF"/>
        </w:rPr>
        <w:tab/>
        <w:t xml:space="preserve">Valentine, N., </w:t>
      </w:r>
      <w:proofErr w:type="spellStart"/>
      <w:r w:rsidRPr="003B527B">
        <w:rPr>
          <w:rFonts w:ascii="Times New Roman" w:hAnsi="Times New Roman" w:cs="Times New Roman"/>
          <w:sz w:val="24"/>
          <w:szCs w:val="24"/>
          <w:shd w:val="clear" w:color="auto" w:fill="FFFFFF"/>
        </w:rPr>
        <w:t>Ajuebor</w:t>
      </w:r>
      <w:proofErr w:type="spellEnd"/>
      <w:r w:rsidRPr="003B527B">
        <w:rPr>
          <w:rFonts w:ascii="Times New Roman" w:hAnsi="Times New Roman" w:cs="Times New Roman"/>
          <w:sz w:val="24"/>
          <w:szCs w:val="24"/>
          <w:shd w:val="clear" w:color="auto" w:fill="FFFFFF"/>
        </w:rPr>
        <w:t xml:space="preserve">, O., Fisher, J., </w:t>
      </w:r>
      <w:proofErr w:type="spellStart"/>
      <w:r w:rsidRPr="003B527B">
        <w:rPr>
          <w:rFonts w:ascii="Times New Roman" w:hAnsi="Times New Roman" w:cs="Times New Roman"/>
          <w:sz w:val="24"/>
          <w:szCs w:val="24"/>
          <w:shd w:val="clear" w:color="auto" w:fill="FFFFFF"/>
        </w:rPr>
        <w:t>Bodenmann</w:t>
      </w:r>
      <w:proofErr w:type="spellEnd"/>
      <w:r w:rsidRPr="003B527B">
        <w:rPr>
          <w:rFonts w:ascii="Times New Roman" w:hAnsi="Times New Roman" w:cs="Times New Roman"/>
          <w:sz w:val="24"/>
          <w:szCs w:val="24"/>
          <w:shd w:val="clear" w:color="auto" w:fill="FFFFFF"/>
        </w:rPr>
        <w:t xml:space="preserve">, P., Baum, F., &amp; </w:t>
      </w:r>
      <w:proofErr w:type="spellStart"/>
      <w:r w:rsidRPr="003B527B">
        <w:rPr>
          <w:rFonts w:ascii="Times New Roman" w:hAnsi="Times New Roman" w:cs="Times New Roman"/>
          <w:sz w:val="24"/>
          <w:szCs w:val="24"/>
          <w:shd w:val="clear" w:color="auto" w:fill="FFFFFF"/>
        </w:rPr>
        <w:t>Rasanathan</w:t>
      </w:r>
      <w:proofErr w:type="spellEnd"/>
      <w:r w:rsidRPr="003B527B">
        <w:rPr>
          <w:rFonts w:ascii="Times New Roman" w:hAnsi="Times New Roman" w:cs="Times New Roman"/>
          <w:sz w:val="24"/>
          <w:szCs w:val="24"/>
          <w:shd w:val="clear" w:color="auto" w:fill="FFFFFF"/>
        </w:rPr>
        <w:t>, K. (2022). Planetary health benefits from strengthening health workforce education on the social determinants of health. </w:t>
      </w:r>
      <w:r w:rsidRPr="003B527B">
        <w:rPr>
          <w:rFonts w:ascii="Times New Roman" w:hAnsi="Times New Roman" w:cs="Times New Roman"/>
          <w:i/>
          <w:iCs/>
          <w:sz w:val="24"/>
          <w:szCs w:val="24"/>
          <w:shd w:val="clear" w:color="auto" w:fill="FFFFFF"/>
        </w:rPr>
        <w:t>Health Promotion International</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37</w:t>
      </w:r>
      <w:r w:rsidRPr="003B527B">
        <w:rPr>
          <w:rFonts w:ascii="Times New Roman" w:hAnsi="Times New Roman" w:cs="Times New Roman"/>
          <w:sz w:val="24"/>
          <w:szCs w:val="24"/>
          <w:shd w:val="clear" w:color="auto" w:fill="FFFFFF"/>
        </w:rPr>
        <w:t>(3), daac086.</w:t>
      </w:r>
    </w:p>
    <w:p w14:paraId="180D9C1A"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68F09C6A" w14:textId="7094D072"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[41]</w:t>
      </w:r>
      <w:r w:rsidRPr="003B527B">
        <w:rPr>
          <w:rFonts w:ascii="Times New Roman" w:hAnsi="Times New Roman" w:cs="Times New Roman"/>
          <w:sz w:val="24"/>
          <w:szCs w:val="24"/>
          <w:shd w:val="clear" w:color="auto" w:fill="FFFFFF"/>
        </w:rPr>
        <w:tab/>
        <w:t xml:space="preserve">Iyer, H. S., </w:t>
      </w:r>
      <w:proofErr w:type="spellStart"/>
      <w:r w:rsidRPr="003B527B">
        <w:rPr>
          <w:rFonts w:ascii="Times New Roman" w:hAnsi="Times New Roman" w:cs="Times New Roman"/>
          <w:sz w:val="24"/>
          <w:szCs w:val="24"/>
          <w:shd w:val="clear" w:color="auto" w:fill="FFFFFF"/>
        </w:rPr>
        <w:t>DeVille</w:t>
      </w:r>
      <w:proofErr w:type="spellEnd"/>
      <w:r w:rsidRPr="003B527B">
        <w:rPr>
          <w:rFonts w:ascii="Times New Roman" w:hAnsi="Times New Roman" w:cs="Times New Roman"/>
          <w:sz w:val="24"/>
          <w:szCs w:val="24"/>
          <w:shd w:val="clear" w:color="auto" w:fill="FFFFFF"/>
        </w:rPr>
        <w:t>, N. V., Stoddard, O., Cole, J., Myers, S. S., Li, H., ... &amp; Golden, C. D. (2021). Sustaining planetary health through systems thinking: Public health's critical role. SSM-Population Health, 15, 100844.</w:t>
      </w:r>
    </w:p>
    <w:p w14:paraId="4A7C7EEA" w14:textId="71AD7036"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p>
    <w:p w14:paraId="58CAF532" w14:textId="53DE1D71"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[42] </w:t>
      </w:r>
      <w:r w:rsidRPr="003B527B">
        <w:rPr>
          <w:rFonts w:ascii="Times New Roman" w:hAnsi="Times New Roman" w:cs="Times New Roman"/>
          <w:sz w:val="24"/>
          <w:szCs w:val="24"/>
          <w:shd w:val="clear" w:color="auto" w:fill="FFFFFF"/>
        </w:rPr>
        <w:tab/>
        <w:t xml:space="preserve">Berthe, F. C. J., Bali, S. R., &amp; </w:t>
      </w:r>
      <w:proofErr w:type="spellStart"/>
      <w:r w:rsidRPr="003B527B">
        <w:rPr>
          <w:rFonts w:ascii="Times New Roman" w:hAnsi="Times New Roman" w:cs="Times New Roman"/>
          <w:sz w:val="24"/>
          <w:szCs w:val="24"/>
          <w:shd w:val="clear" w:color="auto" w:fill="FFFFFF"/>
        </w:rPr>
        <w:t>Batmanian</w:t>
      </w:r>
      <w:proofErr w:type="spellEnd"/>
      <w:r w:rsidRPr="003B527B">
        <w:rPr>
          <w:rFonts w:ascii="Times New Roman" w:hAnsi="Times New Roman" w:cs="Times New Roman"/>
          <w:sz w:val="24"/>
          <w:szCs w:val="24"/>
          <w:shd w:val="clear" w:color="auto" w:fill="FFFFFF"/>
        </w:rPr>
        <w:t xml:space="preserve">, G. J. (2022). Putting Pandemics Behind Us: Investing in One Health to Reduce Risks of Emerging Infectious Diseases. World Bank. </w:t>
      </w:r>
      <w:hyperlink r:id="rId66" w:history="1">
        <w:r w:rsidRPr="003B527B">
          <w:rPr>
            <w:rStyle w:val="Hyperlink"/>
            <w:rFonts w:ascii="Times New Roman" w:hAnsi="Times New Roman" w:cs="Times New Roman"/>
            <w:color w:val="auto"/>
            <w:sz w:val="24"/>
            <w:szCs w:val="24"/>
            <w:shd w:val="clear" w:color="auto" w:fill="FFFFFF"/>
          </w:rPr>
          <w:t>https://openknowledge.worldbank.org/server/api/core/bitstreams/956a58be-ddd8-572f-8aac-df5ab453d7b2/content</w:t>
        </w:r>
      </w:hyperlink>
    </w:p>
    <w:p w14:paraId="5EE57CA1"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lang w:val="fr-FR"/>
        </w:rPr>
        <w:t>[43]</w:t>
      </w:r>
      <w:r w:rsidRPr="003B527B">
        <w:rPr>
          <w:rFonts w:ascii="Times New Roman" w:hAnsi="Times New Roman" w:cs="Times New Roman"/>
          <w:sz w:val="24"/>
          <w:szCs w:val="24"/>
          <w:shd w:val="clear" w:color="auto" w:fill="FFFFFF"/>
          <w:lang w:val="fr-FR"/>
        </w:rPr>
        <w:tab/>
        <w:t xml:space="preserve">McEwen, S. A., &amp; Collignon, P. J. (2018). </w:t>
      </w:r>
      <w:r w:rsidRPr="003B527B">
        <w:rPr>
          <w:rFonts w:ascii="Times New Roman" w:hAnsi="Times New Roman" w:cs="Times New Roman"/>
          <w:sz w:val="24"/>
          <w:szCs w:val="24"/>
          <w:shd w:val="clear" w:color="auto" w:fill="FFFFFF"/>
        </w:rPr>
        <w:t>Antimicrobial resistance: a one health perspective. </w:t>
      </w:r>
      <w:r w:rsidRPr="003B527B">
        <w:rPr>
          <w:rFonts w:ascii="Times New Roman" w:hAnsi="Times New Roman" w:cs="Times New Roman"/>
          <w:i/>
          <w:iCs/>
          <w:sz w:val="24"/>
          <w:szCs w:val="24"/>
          <w:shd w:val="clear" w:color="auto" w:fill="FFFFFF"/>
        </w:rPr>
        <w:t>Antimicrobial resistance in bacteria from livestock and companion animals</w:t>
      </w:r>
      <w:r w:rsidRPr="003B527B">
        <w:rPr>
          <w:rFonts w:ascii="Times New Roman" w:hAnsi="Times New Roman" w:cs="Times New Roman"/>
          <w:sz w:val="24"/>
          <w:szCs w:val="24"/>
          <w:shd w:val="clear" w:color="auto" w:fill="FFFFFF"/>
        </w:rPr>
        <w:t>, 521-547.</w:t>
      </w:r>
    </w:p>
    <w:p w14:paraId="588A4DE7"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[44]</w:t>
      </w:r>
      <w:r w:rsidRPr="003B527B">
        <w:rPr>
          <w:rFonts w:ascii="Times New Roman" w:hAnsi="Times New Roman" w:cs="Times New Roman"/>
          <w:sz w:val="24"/>
          <w:szCs w:val="24"/>
          <w:shd w:val="clear" w:color="auto" w:fill="FFFFFF"/>
        </w:rPr>
        <w:tab/>
        <w:t xml:space="preserve">Mackenzie, J. S., &amp; </w:t>
      </w:r>
      <w:proofErr w:type="spellStart"/>
      <w:r w:rsidRPr="003B527B">
        <w:rPr>
          <w:rFonts w:ascii="Times New Roman" w:hAnsi="Times New Roman" w:cs="Times New Roman"/>
          <w:sz w:val="24"/>
          <w:szCs w:val="24"/>
          <w:shd w:val="clear" w:color="auto" w:fill="FFFFFF"/>
        </w:rPr>
        <w:t>Jeggo</w:t>
      </w:r>
      <w:proofErr w:type="spellEnd"/>
      <w:r w:rsidRPr="003B527B">
        <w:rPr>
          <w:rFonts w:ascii="Times New Roman" w:hAnsi="Times New Roman" w:cs="Times New Roman"/>
          <w:sz w:val="24"/>
          <w:szCs w:val="24"/>
          <w:shd w:val="clear" w:color="auto" w:fill="FFFFFF"/>
        </w:rPr>
        <w:t xml:space="preserve">, M. (2019). The One Health approach—Why is it so </w:t>
      </w:r>
      <w:proofErr w:type="gramStart"/>
      <w:r w:rsidRPr="003B527B">
        <w:rPr>
          <w:rFonts w:ascii="Times New Roman" w:hAnsi="Times New Roman" w:cs="Times New Roman"/>
          <w:sz w:val="24"/>
          <w:szCs w:val="24"/>
          <w:shd w:val="clear" w:color="auto" w:fill="FFFFFF"/>
        </w:rPr>
        <w:t>important?.</w:t>
      </w:r>
      <w:proofErr w:type="gram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Tropical medicine and infectious disease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4</w:t>
      </w:r>
      <w:r w:rsidRPr="003B527B">
        <w:rPr>
          <w:rFonts w:ascii="Times New Roman" w:hAnsi="Times New Roman" w:cs="Times New Roman"/>
          <w:sz w:val="24"/>
          <w:szCs w:val="24"/>
          <w:shd w:val="clear" w:color="auto" w:fill="FFFFFF"/>
        </w:rPr>
        <w:t>(2), 88.</w:t>
      </w:r>
    </w:p>
    <w:p w14:paraId="2220FFF7"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[45]</w:t>
      </w:r>
      <w:r w:rsidRPr="003B527B">
        <w:rPr>
          <w:rFonts w:ascii="Times New Roman" w:hAnsi="Times New Roman" w:cs="Times New Roman"/>
          <w:sz w:val="24"/>
          <w:szCs w:val="24"/>
          <w:shd w:val="clear" w:color="auto" w:fill="FFFFFF"/>
        </w:rPr>
        <w:tab/>
      </w:r>
      <w:proofErr w:type="spellStart"/>
      <w:r w:rsidRPr="003B527B">
        <w:rPr>
          <w:rFonts w:ascii="Times New Roman" w:hAnsi="Times New Roman" w:cs="Times New Roman"/>
          <w:sz w:val="24"/>
          <w:szCs w:val="24"/>
          <w:shd w:val="clear" w:color="auto" w:fill="FFFFFF"/>
        </w:rPr>
        <w:t>Errecaborde</w:t>
      </w:r>
      <w:proofErr w:type="spellEnd"/>
      <w:r w:rsidRPr="003B527B">
        <w:rPr>
          <w:rFonts w:ascii="Times New Roman" w:hAnsi="Times New Roman" w:cs="Times New Roman"/>
          <w:sz w:val="24"/>
          <w:szCs w:val="24"/>
          <w:shd w:val="clear" w:color="auto" w:fill="FFFFFF"/>
        </w:rPr>
        <w:t>, K. M., Macy, K. W., Pekol, A., Perez, S., O’Brien, M. K., Allen, I., ... &amp; Pelican, K. (2019). Factors that enable effective One Health collaborations-A scoping review of the literature. </w:t>
      </w:r>
      <w:proofErr w:type="spellStart"/>
      <w:r w:rsidRPr="003B527B">
        <w:rPr>
          <w:rFonts w:ascii="Times New Roman" w:hAnsi="Times New Roman" w:cs="Times New Roman"/>
          <w:i/>
          <w:iCs/>
          <w:sz w:val="24"/>
          <w:szCs w:val="24"/>
          <w:shd w:val="clear" w:color="auto" w:fill="FFFFFF"/>
        </w:rPr>
        <w:t>PLoS</w:t>
      </w:r>
      <w:proofErr w:type="spellEnd"/>
      <w:r w:rsidRPr="003B527B">
        <w:rPr>
          <w:rFonts w:ascii="Times New Roman" w:hAnsi="Times New Roman" w:cs="Times New Roman"/>
          <w:i/>
          <w:iCs/>
          <w:sz w:val="24"/>
          <w:szCs w:val="24"/>
          <w:shd w:val="clear" w:color="auto" w:fill="FFFFFF"/>
        </w:rPr>
        <w:t xml:space="preserve"> One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14</w:t>
      </w:r>
      <w:r w:rsidRPr="003B527B">
        <w:rPr>
          <w:rFonts w:ascii="Times New Roman" w:hAnsi="Times New Roman" w:cs="Times New Roman"/>
          <w:sz w:val="24"/>
          <w:szCs w:val="24"/>
          <w:shd w:val="clear" w:color="auto" w:fill="FFFFFF"/>
        </w:rPr>
        <w:t>(12), e0224660.</w:t>
      </w:r>
    </w:p>
    <w:p w14:paraId="1FDC5254"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[46]</w:t>
      </w:r>
      <w:r w:rsidRPr="003B527B">
        <w:rPr>
          <w:rFonts w:ascii="Times New Roman" w:hAnsi="Times New Roman" w:cs="Times New Roman"/>
          <w:sz w:val="24"/>
          <w:szCs w:val="24"/>
          <w:shd w:val="clear" w:color="auto" w:fill="FFFFFF"/>
        </w:rPr>
        <w:tab/>
        <w:t>Bayles, B. R., Brauman, K. A., Adkins, J. N., Allan, B. F., Ellis, A. M., Goldberg, T. L., ... &amp; Ristaino, J. B. (2016). Ecosystem services connect environmental change to human health outcomes. </w:t>
      </w:r>
      <w:proofErr w:type="spellStart"/>
      <w:r w:rsidRPr="003B527B">
        <w:rPr>
          <w:rFonts w:ascii="Times New Roman" w:hAnsi="Times New Roman" w:cs="Times New Roman"/>
          <w:i/>
          <w:iCs/>
          <w:sz w:val="24"/>
          <w:szCs w:val="24"/>
          <w:shd w:val="clear" w:color="auto" w:fill="FFFFFF"/>
        </w:rPr>
        <w:t>EcoHealth</w:t>
      </w:r>
      <w:proofErr w:type="spell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13</w:t>
      </w:r>
      <w:r w:rsidRPr="003B527B">
        <w:rPr>
          <w:rFonts w:ascii="Times New Roman" w:hAnsi="Times New Roman" w:cs="Times New Roman"/>
          <w:sz w:val="24"/>
          <w:szCs w:val="24"/>
          <w:shd w:val="clear" w:color="auto" w:fill="FFFFFF"/>
        </w:rPr>
        <w:t>, 443-449.</w:t>
      </w:r>
    </w:p>
    <w:p w14:paraId="7E2126F5"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[47]</w:t>
      </w:r>
      <w:r w:rsidRPr="003B527B">
        <w:rPr>
          <w:rFonts w:ascii="Times New Roman" w:hAnsi="Times New Roman" w:cs="Times New Roman"/>
          <w:sz w:val="24"/>
          <w:szCs w:val="24"/>
          <w:shd w:val="clear" w:color="auto" w:fill="FFFFFF"/>
        </w:rPr>
        <w:tab/>
        <w:t>Finn, S., Herne, M., &amp; Castille, D. (2017). The value of traditional ecological knowledge for the environmental health sciences and biomedical research. </w:t>
      </w:r>
      <w:r w:rsidRPr="003B527B">
        <w:rPr>
          <w:rFonts w:ascii="Times New Roman" w:hAnsi="Times New Roman" w:cs="Times New Roman"/>
          <w:i/>
          <w:iCs/>
          <w:sz w:val="24"/>
          <w:szCs w:val="24"/>
          <w:shd w:val="clear" w:color="auto" w:fill="FFFFFF"/>
        </w:rPr>
        <w:t>Environmental health perspectives</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125</w:t>
      </w:r>
      <w:r w:rsidRPr="003B527B">
        <w:rPr>
          <w:rFonts w:ascii="Times New Roman" w:hAnsi="Times New Roman" w:cs="Times New Roman"/>
          <w:sz w:val="24"/>
          <w:szCs w:val="24"/>
          <w:shd w:val="clear" w:color="auto" w:fill="FFFFFF"/>
        </w:rPr>
        <w:t>(8), 085006.</w:t>
      </w:r>
    </w:p>
    <w:p w14:paraId="0D14255C"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lastRenderedPageBreak/>
        <w:t>[48]</w:t>
      </w:r>
      <w:r w:rsidRPr="003B527B">
        <w:rPr>
          <w:rFonts w:ascii="Times New Roman" w:hAnsi="Times New Roman" w:cs="Times New Roman"/>
          <w:sz w:val="24"/>
          <w:szCs w:val="24"/>
          <w:shd w:val="clear" w:color="auto" w:fill="FFFFFF"/>
        </w:rPr>
        <w:tab/>
        <w:t xml:space="preserve">Lisitza, A., &amp; </w:t>
      </w:r>
      <w:proofErr w:type="spellStart"/>
      <w:r w:rsidRPr="003B527B">
        <w:rPr>
          <w:rFonts w:ascii="Times New Roman" w:hAnsi="Times New Roman" w:cs="Times New Roman"/>
          <w:sz w:val="24"/>
          <w:szCs w:val="24"/>
          <w:shd w:val="clear" w:color="auto" w:fill="FFFFFF"/>
        </w:rPr>
        <w:t>Wolbring</w:t>
      </w:r>
      <w:proofErr w:type="spellEnd"/>
      <w:r w:rsidRPr="003B527B">
        <w:rPr>
          <w:rFonts w:ascii="Times New Roman" w:hAnsi="Times New Roman" w:cs="Times New Roman"/>
          <w:sz w:val="24"/>
          <w:szCs w:val="24"/>
          <w:shd w:val="clear" w:color="auto" w:fill="FFFFFF"/>
        </w:rPr>
        <w:t xml:space="preserve">, G. (2018).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and the determinants of health: Perspectives of a small subset of Canadian academics in the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community. </w:t>
      </w:r>
      <w:r w:rsidRPr="003B527B">
        <w:rPr>
          <w:rFonts w:ascii="Times New Roman" w:hAnsi="Times New Roman" w:cs="Times New Roman"/>
          <w:i/>
          <w:iCs/>
          <w:sz w:val="24"/>
          <w:szCs w:val="24"/>
          <w:shd w:val="clear" w:color="auto" w:fill="FFFFFF"/>
        </w:rPr>
        <w:t>International Journal of Environmental Research and Public Health</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15</w:t>
      </w:r>
      <w:r w:rsidRPr="003B527B">
        <w:rPr>
          <w:rFonts w:ascii="Times New Roman" w:hAnsi="Times New Roman" w:cs="Times New Roman"/>
          <w:sz w:val="24"/>
          <w:szCs w:val="24"/>
          <w:shd w:val="clear" w:color="auto" w:fill="FFFFFF"/>
        </w:rPr>
        <w:t>(8), 1688.</w:t>
      </w:r>
    </w:p>
    <w:p w14:paraId="6980E936" w14:textId="49DD9E66"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[49]</w:t>
      </w:r>
      <w:r w:rsidRPr="003B527B">
        <w:rPr>
          <w:rFonts w:ascii="Times New Roman" w:hAnsi="Times New Roman" w:cs="Times New Roman"/>
          <w:sz w:val="24"/>
          <w:szCs w:val="24"/>
          <w:shd w:val="clear" w:color="auto" w:fill="FFFFFF"/>
        </w:rPr>
        <w:tab/>
        <w:t xml:space="preserve">Lisitza, A., &amp; </w:t>
      </w:r>
      <w:proofErr w:type="spellStart"/>
      <w:r w:rsidRPr="003B527B">
        <w:rPr>
          <w:rFonts w:ascii="Times New Roman" w:hAnsi="Times New Roman" w:cs="Times New Roman"/>
          <w:sz w:val="24"/>
          <w:szCs w:val="24"/>
          <w:shd w:val="clear" w:color="auto" w:fill="FFFFFF"/>
        </w:rPr>
        <w:t>Wolbring</w:t>
      </w:r>
      <w:proofErr w:type="spellEnd"/>
      <w:r w:rsidRPr="003B527B">
        <w:rPr>
          <w:rFonts w:ascii="Times New Roman" w:hAnsi="Times New Roman" w:cs="Times New Roman"/>
          <w:sz w:val="24"/>
          <w:szCs w:val="24"/>
          <w:shd w:val="clear" w:color="auto" w:fill="FFFFFF"/>
        </w:rPr>
        <w:t xml:space="preserve">, G. (2016). Sustainability within the Academic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Literature: Existing Engagement and Future Prospects. </w:t>
      </w:r>
      <w:r w:rsidRPr="003B527B">
        <w:rPr>
          <w:rFonts w:ascii="Times New Roman" w:hAnsi="Times New Roman" w:cs="Times New Roman"/>
          <w:i/>
          <w:iCs/>
          <w:sz w:val="24"/>
          <w:szCs w:val="24"/>
          <w:shd w:val="clear" w:color="auto" w:fill="FFFFFF"/>
        </w:rPr>
        <w:t>Sustainability</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8</w:t>
      </w:r>
      <w:r w:rsidRPr="003B527B">
        <w:rPr>
          <w:rFonts w:ascii="Times New Roman" w:hAnsi="Times New Roman" w:cs="Times New Roman"/>
          <w:sz w:val="24"/>
          <w:szCs w:val="24"/>
          <w:shd w:val="clear" w:color="auto" w:fill="FFFFFF"/>
        </w:rPr>
        <w:t>(3), 202.</w:t>
      </w:r>
    </w:p>
    <w:p w14:paraId="5D89E2B2" w14:textId="655533EC"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rPr>
        <w:t>[50]</w:t>
      </w:r>
      <w:r w:rsidRPr="003B527B">
        <w:rPr>
          <w:rFonts w:ascii="Times New Roman" w:hAnsi="Times New Roman" w:cs="Times New Roman"/>
          <w:sz w:val="24"/>
          <w:szCs w:val="24"/>
        </w:rPr>
        <w:tab/>
      </w:r>
      <w:r w:rsidRPr="003B527B">
        <w:rPr>
          <w:rFonts w:ascii="Times New Roman" w:hAnsi="Times New Roman" w:cs="Times New Roman"/>
          <w:sz w:val="24"/>
          <w:szCs w:val="24"/>
          <w:shd w:val="clear" w:color="auto" w:fill="FFFFFF"/>
        </w:rPr>
        <w:t>Horton, R., &amp; Lo, S. (2015). Planetary health: a new science for exceptional action. </w:t>
      </w:r>
      <w:r w:rsidRPr="003B527B">
        <w:rPr>
          <w:rFonts w:ascii="Times New Roman" w:hAnsi="Times New Roman" w:cs="Times New Roman"/>
          <w:i/>
          <w:iCs/>
          <w:sz w:val="24"/>
          <w:szCs w:val="24"/>
          <w:shd w:val="clear" w:color="auto" w:fill="FFFFFF"/>
        </w:rPr>
        <w:t>The Lancet</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386</w:t>
      </w:r>
      <w:r w:rsidRPr="003B527B">
        <w:rPr>
          <w:rFonts w:ascii="Times New Roman" w:hAnsi="Times New Roman" w:cs="Times New Roman"/>
          <w:sz w:val="24"/>
          <w:szCs w:val="24"/>
          <w:shd w:val="clear" w:color="auto" w:fill="FFFFFF"/>
        </w:rPr>
        <w:t>(10007), 1921-1922.</w:t>
      </w:r>
    </w:p>
    <w:p w14:paraId="35F6D20A"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rPr>
        <w:t>[51]</w:t>
      </w:r>
      <w:r w:rsidRPr="003B527B">
        <w:rPr>
          <w:rFonts w:ascii="Times New Roman" w:hAnsi="Times New Roman" w:cs="Times New Roman"/>
          <w:sz w:val="24"/>
          <w:szCs w:val="24"/>
        </w:rPr>
        <w:tab/>
      </w:r>
      <w:proofErr w:type="spellStart"/>
      <w:r w:rsidRPr="003B527B">
        <w:rPr>
          <w:rFonts w:ascii="Times New Roman" w:hAnsi="Times New Roman" w:cs="Times New Roman"/>
          <w:sz w:val="24"/>
          <w:szCs w:val="24"/>
          <w:shd w:val="clear" w:color="auto" w:fill="FFFFFF"/>
        </w:rPr>
        <w:t>Pongsiri</w:t>
      </w:r>
      <w:proofErr w:type="spellEnd"/>
      <w:r w:rsidRPr="003B527B">
        <w:rPr>
          <w:rFonts w:ascii="Times New Roman" w:hAnsi="Times New Roman" w:cs="Times New Roman"/>
          <w:sz w:val="24"/>
          <w:szCs w:val="24"/>
          <w:shd w:val="clear" w:color="auto" w:fill="FFFFFF"/>
        </w:rPr>
        <w:t xml:space="preserve">, M. J., Bickersteth, S., Colón, C., DeFries, R., Dhaliwal, M., Georgeson, L., ... &amp; </w:t>
      </w:r>
      <w:proofErr w:type="spellStart"/>
      <w:r w:rsidRPr="003B527B">
        <w:rPr>
          <w:rFonts w:ascii="Times New Roman" w:hAnsi="Times New Roman" w:cs="Times New Roman"/>
          <w:sz w:val="24"/>
          <w:szCs w:val="24"/>
          <w:shd w:val="clear" w:color="auto" w:fill="FFFFFF"/>
        </w:rPr>
        <w:t>Ungvari</w:t>
      </w:r>
      <w:proofErr w:type="spellEnd"/>
      <w:r w:rsidRPr="003B527B">
        <w:rPr>
          <w:rFonts w:ascii="Times New Roman" w:hAnsi="Times New Roman" w:cs="Times New Roman"/>
          <w:sz w:val="24"/>
          <w:szCs w:val="24"/>
          <w:shd w:val="clear" w:color="auto" w:fill="FFFFFF"/>
        </w:rPr>
        <w:t>, J. (2019). Planetary health: from concept to decisive action. </w:t>
      </w:r>
      <w:r w:rsidRPr="003B527B">
        <w:rPr>
          <w:rFonts w:ascii="Times New Roman" w:hAnsi="Times New Roman" w:cs="Times New Roman"/>
          <w:i/>
          <w:iCs/>
          <w:sz w:val="24"/>
          <w:szCs w:val="24"/>
          <w:shd w:val="clear" w:color="auto" w:fill="FFFFFF"/>
        </w:rPr>
        <w:t>The Lancet Planetary Health</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w:t>
      </w:r>
      <w:r w:rsidRPr="003B527B">
        <w:rPr>
          <w:rFonts w:ascii="Times New Roman" w:hAnsi="Times New Roman" w:cs="Times New Roman"/>
          <w:sz w:val="24"/>
          <w:szCs w:val="24"/>
          <w:shd w:val="clear" w:color="auto" w:fill="FFFFFF"/>
        </w:rPr>
        <w:t>(10), e402-e404.</w:t>
      </w:r>
    </w:p>
    <w:p w14:paraId="47BCFC2E" w14:textId="77777777" w:rsidR="003B527B" w:rsidRPr="003B527B" w:rsidRDefault="003B527B" w:rsidP="003B527B">
      <w:pPr>
        <w:spacing w:line="240" w:lineRule="auto"/>
        <w:ind w:left="567" w:hanging="567"/>
        <w:jc w:val="both"/>
        <w:rPr>
          <w:rFonts w:ascii="Times New Roman" w:hAnsi="Times New Roman" w:cs="Times New Roman"/>
          <w:b/>
          <w:bCs/>
          <w:i/>
          <w:iCs/>
          <w:sz w:val="24"/>
          <w:szCs w:val="24"/>
        </w:rPr>
      </w:pPr>
      <w:r w:rsidRPr="003B527B">
        <w:rPr>
          <w:rFonts w:ascii="Times New Roman" w:hAnsi="Times New Roman" w:cs="Times New Roman"/>
          <w:sz w:val="24"/>
          <w:szCs w:val="24"/>
        </w:rPr>
        <w:t>[52]</w:t>
      </w:r>
      <w:r w:rsidRPr="003B527B">
        <w:rPr>
          <w:rFonts w:ascii="Times New Roman" w:hAnsi="Times New Roman" w:cs="Times New Roman"/>
          <w:sz w:val="24"/>
          <w:szCs w:val="24"/>
        </w:rPr>
        <w:tab/>
      </w:r>
      <w:r w:rsidRPr="003B527B">
        <w:rPr>
          <w:rFonts w:ascii="Times New Roman" w:hAnsi="Times New Roman" w:cs="Times New Roman"/>
          <w:sz w:val="24"/>
          <w:szCs w:val="24"/>
          <w:shd w:val="clear" w:color="auto" w:fill="FFFFFF"/>
        </w:rPr>
        <w:t xml:space="preserve">Ghai, R. R., Wallace, R. M., Kile, J. C., Shoemaker, T. R., Vieira, A. R., Negron, M. E., ... &amp; Barton </w:t>
      </w:r>
      <w:proofErr w:type="spellStart"/>
      <w:r w:rsidRPr="003B527B">
        <w:rPr>
          <w:rFonts w:ascii="Times New Roman" w:hAnsi="Times New Roman" w:cs="Times New Roman"/>
          <w:sz w:val="24"/>
          <w:szCs w:val="24"/>
          <w:shd w:val="clear" w:color="auto" w:fill="FFFFFF"/>
        </w:rPr>
        <w:t>Behravesh</w:t>
      </w:r>
      <w:proofErr w:type="spellEnd"/>
      <w:r w:rsidRPr="003B527B">
        <w:rPr>
          <w:rFonts w:ascii="Times New Roman" w:hAnsi="Times New Roman" w:cs="Times New Roman"/>
          <w:sz w:val="24"/>
          <w:szCs w:val="24"/>
          <w:shd w:val="clear" w:color="auto" w:fill="FFFFFF"/>
        </w:rPr>
        <w:t>, C. (2022). A generalizable one health framework for the control of zoonotic diseases. </w:t>
      </w:r>
      <w:r w:rsidRPr="003B527B">
        <w:rPr>
          <w:rFonts w:ascii="Times New Roman" w:hAnsi="Times New Roman" w:cs="Times New Roman"/>
          <w:i/>
          <w:iCs/>
          <w:sz w:val="24"/>
          <w:szCs w:val="24"/>
          <w:shd w:val="clear" w:color="auto" w:fill="FFFFFF"/>
        </w:rPr>
        <w:t>Scientific Reports</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12</w:t>
      </w:r>
      <w:r w:rsidRPr="003B527B">
        <w:rPr>
          <w:rFonts w:ascii="Times New Roman" w:hAnsi="Times New Roman" w:cs="Times New Roman"/>
          <w:sz w:val="24"/>
          <w:szCs w:val="24"/>
          <w:shd w:val="clear" w:color="auto" w:fill="FFFFFF"/>
        </w:rPr>
        <w:t>(1), 8588.</w:t>
      </w:r>
    </w:p>
    <w:p w14:paraId="2FBCFA76"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rPr>
        <w:t>[53]</w:t>
      </w:r>
      <w:r w:rsidRPr="003B527B">
        <w:rPr>
          <w:rFonts w:ascii="Times New Roman" w:hAnsi="Times New Roman" w:cs="Times New Roman"/>
          <w:sz w:val="24"/>
          <w:szCs w:val="24"/>
        </w:rPr>
        <w:tab/>
      </w:r>
      <w:r w:rsidRPr="003B527B">
        <w:rPr>
          <w:rFonts w:ascii="Times New Roman" w:hAnsi="Times New Roman" w:cs="Times New Roman"/>
          <w:sz w:val="24"/>
          <w:szCs w:val="24"/>
          <w:shd w:val="clear" w:color="auto" w:fill="FFFFFF"/>
        </w:rPr>
        <w:t>Bunch, M. J. (2016). Ecosystem approaches to health and well‐being: Navigating complexity, promoting health in social–ecological systems. </w:t>
      </w:r>
      <w:r w:rsidRPr="003B527B">
        <w:rPr>
          <w:rFonts w:ascii="Times New Roman" w:hAnsi="Times New Roman" w:cs="Times New Roman"/>
          <w:i/>
          <w:iCs/>
          <w:sz w:val="24"/>
          <w:szCs w:val="24"/>
          <w:shd w:val="clear" w:color="auto" w:fill="FFFFFF"/>
        </w:rPr>
        <w:t>Systems research and behavioral science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33</w:t>
      </w:r>
      <w:r w:rsidRPr="003B527B">
        <w:rPr>
          <w:rFonts w:ascii="Times New Roman" w:hAnsi="Times New Roman" w:cs="Times New Roman"/>
          <w:sz w:val="24"/>
          <w:szCs w:val="24"/>
          <w:shd w:val="clear" w:color="auto" w:fill="FFFFFF"/>
        </w:rPr>
        <w:t xml:space="preserve">(5), 614-632. </w:t>
      </w:r>
    </w:p>
    <w:p w14:paraId="3915C25A"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5B770D4D" w14:textId="3EE6752F"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lang w:val="fr-FR"/>
        </w:rPr>
        <w:t>[54]</w:t>
      </w:r>
      <w:r w:rsidRPr="003B527B">
        <w:rPr>
          <w:rFonts w:ascii="Times New Roman" w:hAnsi="Times New Roman" w:cs="Times New Roman"/>
          <w:sz w:val="24"/>
          <w:szCs w:val="24"/>
          <w:lang w:val="fr-FR"/>
        </w:rPr>
        <w:tab/>
      </w:r>
      <w:r w:rsidRPr="003B527B">
        <w:rPr>
          <w:rFonts w:ascii="Times New Roman" w:hAnsi="Times New Roman" w:cs="Times New Roman"/>
          <w:sz w:val="24"/>
          <w:szCs w:val="24"/>
          <w:shd w:val="clear" w:color="auto" w:fill="FFFFFF"/>
          <w:lang w:val="fr-FR"/>
        </w:rPr>
        <w:t xml:space="preserve">Webb, J., </w:t>
      </w:r>
      <w:proofErr w:type="spellStart"/>
      <w:r w:rsidRPr="003B527B">
        <w:rPr>
          <w:rFonts w:ascii="Times New Roman" w:hAnsi="Times New Roman" w:cs="Times New Roman"/>
          <w:sz w:val="24"/>
          <w:szCs w:val="24"/>
          <w:shd w:val="clear" w:color="auto" w:fill="FFFFFF"/>
          <w:lang w:val="fr-FR"/>
        </w:rPr>
        <w:t>Raez</w:t>
      </w:r>
      <w:proofErr w:type="spellEnd"/>
      <w:r w:rsidRPr="003B527B">
        <w:rPr>
          <w:rFonts w:ascii="Times New Roman" w:hAnsi="Times New Roman" w:cs="Times New Roman"/>
          <w:sz w:val="24"/>
          <w:szCs w:val="24"/>
          <w:shd w:val="clear" w:color="auto" w:fill="FFFFFF"/>
          <w:lang w:val="fr-FR"/>
        </w:rPr>
        <w:t xml:space="preserve">-Villanueva, S., Carrière, P. D., Beauchamp, A. A., Bell, I., Day, A., ... </w:t>
      </w:r>
      <w:r w:rsidRPr="003B527B">
        <w:rPr>
          <w:rFonts w:ascii="Times New Roman" w:hAnsi="Times New Roman" w:cs="Times New Roman"/>
          <w:sz w:val="24"/>
          <w:szCs w:val="24"/>
          <w:shd w:val="clear" w:color="auto" w:fill="FFFFFF"/>
        </w:rPr>
        <w:t xml:space="preserve">&amp; Vaillancourt, C. (2023). Transformative learning for a sustainable and healthy future through ecosystem approaches to health: insights from 15 years of co-designed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teaching and learning experiences. </w:t>
      </w:r>
      <w:r w:rsidRPr="003B527B">
        <w:rPr>
          <w:rFonts w:ascii="Times New Roman" w:hAnsi="Times New Roman" w:cs="Times New Roman"/>
          <w:i/>
          <w:iCs/>
          <w:sz w:val="24"/>
          <w:szCs w:val="24"/>
          <w:shd w:val="clear" w:color="auto" w:fill="FFFFFF"/>
        </w:rPr>
        <w:t>The Lancet Planetary Health</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7</w:t>
      </w:r>
      <w:r w:rsidRPr="003B527B">
        <w:rPr>
          <w:rFonts w:ascii="Times New Roman" w:hAnsi="Times New Roman" w:cs="Times New Roman"/>
          <w:sz w:val="24"/>
          <w:szCs w:val="24"/>
          <w:shd w:val="clear" w:color="auto" w:fill="FFFFFF"/>
        </w:rPr>
        <w:t>(1), e86-e96.</w:t>
      </w:r>
    </w:p>
    <w:p w14:paraId="62EAE8BE" w14:textId="197A898B"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[55]</w:t>
      </w:r>
      <w:r w:rsidRPr="003B527B">
        <w:rPr>
          <w:rFonts w:ascii="Times New Roman" w:hAnsi="Times New Roman" w:cs="Times New Roman"/>
          <w:sz w:val="24"/>
          <w:szCs w:val="24"/>
          <w:shd w:val="clear" w:color="auto" w:fill="FFFFFF"/>
        </w:rPr>
        <w:tab/>
      </w:r>
      <w:proofErr w:type="spellStart"/>
      <w:r w:rsidRPr="003B527B">
        <w:rPr>
          <w:rFonts w:ascii="Times New Roman" w:hAnsi="Times New Roman" w:cs="Times New Roman"/>
          <w:sz w:val="24"/>
          <w:szCs w:val="24"/>
          <w:shd w:val="clear" w:color="auto" w:fill="FFFFFF"/>
        </w:rPr>
        <w:t>Zinsstag</w:t>
      </w:r>
      <w:proofErr w:type="spellEnd"/>
      <w:r w:rsidRPr="003B527B">
        <w:rPr>
          <w:rFonts w:ascii="Times New Roman" w:hAnsi="Times New Roman" w:cs="Times New Roman"/>
          <w:sz w:val="24"/>
          <w:szCs w:val="24"/>
          <w:shd w:val="clear" w:color="auto" w:fill="FFFFFF"/>
        </w:rPr>
        <w:t>, J., Schelling, E., Crump, L., Whittaker, M., Tanner, M., &amp; Stephen, C. (Eds.). (2020). </w:t>
      </w:r>
      <w:r w:rsidRPr="003B527B">
        <w:rPr>
          <w:rFonts w:ascii="Times New Roman" w:hAnsi="Times New Roman" w:cs="Times New Roman"/>
          <w:i/>
          <w:iCs/>
          <w:sz w:val="24"/>
          <w:szCs w:val="24"/>
          <w:shd w:val="clear" w:color="auto" w:fill="FFFFFF"/>
        </w:rPr>
        <w:t>One Health: the theory and practice of integrated health approaches</w:t>
      </w:r>
      <w:r w:rsidRPr="003B527B">
        <w:rPr>
          <w:rFonts w:ascii="Times New Roman" w:hAnsi="Times New Roman" w:cs="Times New Roman"/>
          <w:sz w:val="24"/>
          <w:szCs w:val="24"/>
          <w:shd w:val="clear" w:color="auto" w:fill="FFFFFF"/>
        </w:rPr>
        <w:t xml:space="preserve">. CABI. </w:t>
      </w:r>
    </w:p>
    <w:p w14:paraId="79A7BBC3"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[56]</w:t>
      </w:r>
      <w:r w:rsidRPr="003B527B">
        <w:rPr>
          <w:rFonts w:ascii="Times New Roman" w:hAnsi="Times New Roman" w:cs="Times New Roman"/>
          <w:sz w:val="24"/>
          <w:szCs w:val="24"/>
          <w:shd w:val="clear" w:color="auto" w:fill="FFFFFF"/>
        </w:rPr>
        <w:tab/>
        <w:t xml:space="preserve">Harrison, S., </w:t>
      </w:r>
      <w:proofErr w:type="spellStart"/>
      <w:r w:rsidRPr="003B527B">
        <w:rPr>
          <w:rFonts w:ascii="Times New Roman" w:hAnsi="Times New Roman" w:cs="Times New Roman"/>
          <w:sz w:val="24"/>
          <w:szCs w:val="24"/>
          <w:shd w:val="clear" w:color="auto" w:fill="FFFFFF"/>
        </w:rPr>
        <w:t>Kivuti</w:t>
      </w:r>
      <w:proofErr w:type="spellEnd"/>
      <w:r w:rsidRPr="003B527B">
        <w:rPr>
          <w:rFonts w:ascii="Times New Roman" w:hAnsi="Times New Roman" w:cs="Times New Roman"/>
          <w:sz w:val="24"/>
          <w:szCs w:val="24"/>
          <w:shd w:val="clear" w:color="auto" w:fill="FFFFFF"/>
        </w:rPr>
        <w:t xml:space="preserve">-Bitok, L., Macmillan, A., &amp; Priest, P. (2019).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and One Health: A theory-focused review in response to calls for convergence. </w:t>
      </w:r>
      <w:r w:rsidRPr="003B527B">
        <w:rPr>
          <w:rFonts w:ascii="Times New Roman" w:hAnsi="Times New Roman" w:cs="Times New Roman"/>
          <w:i/>
          <w:iCs/>
          <w:sz w:val="24"/>
          <w:szCs w:val="24"/>
          <w:shd w:val="clear" w:color="auto" w:fill="FFFFFF"/>
        </w:rPr>
        <w:t>Environment international</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132</w:t>
      </w:r>
      <w:r w:rsidRPr="003B527B">
        <w:rPr>
          <w:rFonts w:ascii="Times New Roman" w:hAnsi="Times New Roman" w:cs="Times New Roman"/>
          <w:sz w:val="24"/>
          <w:szCs w:val="24"/>
          <w:shd w:val="clear" w:color="auto" w:fill="FFFFFF"/>
        </w:rPr>
        <w:t xml:space="preserve">, 105058. </w:t>
      </w:r>
    </w:p>
    <w:p w14:paraId="3EE0391F"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lang w:val="fr-FR"/>
        </w:rPr>
      </w:pPr>
      <w:r w:rsidRPr="003B527B">
        <w:rPr>
          <w:rFonts w:ascii="Times New Roman" w:hAnsi="Times New Roman" w:cs="Times New Roman"/>
          <w:sz w:val="24"/>
          <w:szCs w:val="24"/>
          <w:shd w:val="clear" w:color="auto" w:fill="FFFFFF"/>
        </w:rPr>
        <w:t>[57]</w:t>
      </w:r>
      <w:r w:rsidRPr="003B527B">
        <w:rPr>
          <w:rFonts w:ascii="Times New Roman" w:hAnsi="Times New Roman" w:cs="Times New Roman"/>
          <w:sz w:val="24"/>
          <w:szCs w:val="24"/>
          <w:shd w:val="clear" w:color="auto" w:fill="FFFFFF"/>
        </w:rPr>
        <w:tab/>
        <w:t xml:space="preserve">Halonen, J. I., </w:t>
      </w:r>
      <w:proofErr w:type="spellStart"/>
      <w:r w:rsidRPr="003B527B">
        <w:rPr>
          <w:rFonts w:ascii="Times New Roman" w:hAnsi="Times New Roman" w:cs="Times New Roman"/>
          <w:sz w:val="24"/>
          <w:szCs w:val="24"/>
          <w:shd w:val="clear" w:color="auto" w:fill="FFFFFF"/>
        </w:rPr>
        <w:t>Erhola</w:t>
      </w:r>
      <w:proofErr w:type="spellEnd"/>
      <w:r w:rsidRPr="003B527B">
        <w:rPr>
          <w:rFonts w:ascii="Times New Roman" w:hAnsi="Times New Roman" w:cs="Times New Roman"/>
          <w:sz w:val="24"/>
          <w:szCs w:val="24"/>
          <w:shd w:val="clear" w:color="auto" w:fill="FFFFFF"/>
        </w:rPr>
        <w:t xml:space="preserve">, M., Furman, E., </w:t>
      </w:r>
      <w:proofErr w:type="spellStart"/>
      <w:r w:rsidRPr="003B527B">
        <w:rPr>
          <w:rFonts w:ascii="Times New Roman" w:hAnsi="Times New Roman" w:cs="Times New Roman"/>
          <w:sz w:val="24"/>
          <w:szCs w:val="24"/>
          <w:shd w:val="clear" w:color="auto" w:fill="FFFFFF"/>
        </w:rPr>
        <w:t>Haahtela</w:t>
      </w:r>
      <w:proofErr w:type="spellEnd"/>
      <w:r w:rsidRPr="003B527B">
        <w:rPr>
          <w:rFonts w:ascii="Times New Roman" w:hAnsi="Times New Roman" w:cs="Times New Roman"/>
          <w:sz w:val="24"/>
          <w:szCs w:val="24"/>
          <w:shd w:val="clear" w:color="auto" w:fill="FFFFFF"/>
        </w:rPr>
        <w:t xml:space="preserve">, T., </w:t>
      </w:r>
      <w:proofErr w:type="spellStart"/>
      <w:r w:rsidRPr="003B527B">
        <w:rPr>
          <w:rFonts w:ascii="Times New Roman" w:hAnsi="Times New Roman" w:cs="Times New Roman"/>
          <w:sz w:val="24"/>
          <w:szCs w:val="24"/>
          <w:shd w:val="clear" w:color="auto" w:fill="FFFFFF"/>
        </w:rPr>
        <w:t>Jousilahti</w:t>
      </w:r>
      <w:proofErr w:type="spellEnd"/>
      <w:r w:rsidRPr="003B527B">
        <w:rPr>
          <w:rFonts w:ascii="Times New Roman" w:hAnsi="Times New Roman" w:cs="Times New Roman"/>
          <w:sz w:val="24"/>
          <w:szCs w:val="24"/>
          <w:shd w:val="clear" w:color="auto" w:fill="FFFFFF"/>
        </w:rPr>
        <w:t xml:space="preserve">, P., </w:t>
      </w:r>
      <w:proofErr w:type="spellStart"/>
      <w:r w:rsidRPr="003B527B">
        <w:rPr>
          <w:rFonts w:ascii="Times New Roman" w:hAnsi="Times New Roman" w:cs="Times New Roman"/>
          <w:sz w:val="24"/>
          <w:szCs w:val="24"/>
          <w:shd w:val="clear" w:color="auto" w:fill="FFFFFF"/>
        </w:rPr>
        <w:t>Barouki</w:t>
      </w:r>
      <w:proofErr w:type="spellEnd"/>
      <w:r w:rsidRPr="003B527B">
        <w:rPr>
          <w:rFonts w:ascii="Times New Roman" w:hAnsi="Times New Roman" w:cs="Times New Roman"/>
          <w:sz w:val="24"/>
          <w:szCs w:val="24"/>
          <w:shd w:val="clear" w:color="auto" w:fill="FFFFFF"/>
        </w:rPr>
        <w:t xml:space="preserve">, R., ... &amp; </w:t>
      </w:r>
      <w:proofErr w:type="spellStart"/>
      <w:r w:rsidRPr="003B527B">
        <w:rPr>
          <w:rFonts w:ascii="Times New Roman" w:hAnsi="Times New Roman" w:cs="Times New Roman"/>
          <w:sz w:val="24"/>
          <w:szCs w:val="24"/>
          <w:shd w:val="clear" w:color="auto" w:fill="FFFFFF"/>
        </w:rPr>
        <w:t>Antó</w:t>
      </w:r>
      <w:proofErr w:type="spellEnd"/>
      <w:r w:rsidRPr="003B527B">
        <w:rPr>
          <w:rFonts w:ascii="Times New Roman" w:hAnsi="Times New Roman" w:cs="Times New Roman"/>
          <w:sz w:val="24"/>
          <w:szCs w:val="24"/>
          <w:shd w:val="clear" w:color="auto" w:fill="FFFFFF"/>
        </w:rPr>
        <w:t>, J. M. (2021). A call for urgent action to safeguard our planet and our health in line with the Helsinki declaration. </w:t>
      </w:r>
      <w:proofErr w:type="spellStart"/>
      <w:r w:rsidRPr="003B527B">
        <w:rPr>
          <w:rFonts w:ascii="Times New Roman" w:hAnsi="Times New Roman" w:cs="Times New Roman"/>
          <w:i/>
          <w:iCs/>
          <w:sz w:val="24"/>
          <w:szCs w:val="24"/>
          <w:shd w:val="clear" w:color="auto" w:fill="FFFFFF"/>
          <w:lang w:val="fr-FR"/>
        </w:rPr>
        <w:t>Environmental</w:t>
      </w:r>
      <w:proofErr w:type="spellEnd"/>
      <w:r w:rsidRPr="003B527B">
        <w:rPr>
          <w:rFonts w:ascii="Times New Roman" w:hAnsi="Times New Roman" w:cs="Times New Roman"/>
          <w:i/>
          <w:iCs/>
          <w:sz w:val="24"/>
          <w:szCs w:val="24"/>
          <w:shd w:val="clear" w:color="auto" w:fill="FFFFFF"/>
          <w:lang w:val="fr-FR"/>
        </w:rPr>
        <w:t xml:space="preserve"> </w:t>
      </w:r>
      <w:proofErr w:type="spellStart"/>
      <w:r w:rsidRPr="003B527B">
        <w:rPr>
          <w:rFonts w:ascii="Times New Roman" w:hAnsi="Times New Roman" w:cs="Times New Roman"/>
          <w:i/>
          <w:iCs/>
          <w:sz w:val="24"/>
          <w:szCs w:val="24"/>
          <w:shd w:val="clear" w:color="auto" w:fill="FFFFFF"/>
          <w:lang w:val="fr-FR"/>
        </w:rPr>
        <w:t>research</w:t>
      </w:r>
      <w:proofErr w:type="spellEnd"/>
      <w:r w:rsidRPr="003B527B">
        <w:rPr>
          <w:rFonts w:ascii="Times New Roman" w:hAnsi="Times New Roman" w:cs="Times New Roman"/>
          <w:sz w:val="24"/>
          <w:szCs w:val="24"/>
          <w:shd w:val="clear" w:color="auto" w:fill="FFFFFF"/>
          <w:lang w:val="fr-FR"/>
        </w:rPr>
        <w:t>, </w:t>
      </w:r>
      <w:r w:rsidRPr="003B527B">
        <w:rPr>
          <w:rFonts w:ascii="Times New Roman" w:hAnsi="Times New Roman" w:cs="Times New Roman"/>
          <w:i/>
          <w:iCs/>
          <w:sz w:val="24"/>
          <w:szCs w:val="24"/>
          <w:shd w:val="clear" w:color="auto" w:fill="FFFFFF"/>
          <w:lang w:val="fr-FR"/>
        </w:rPr>
        <w:t>193</w:t>
      </w:r>
      <w:r w:rsidRPr="003B527B">
        <w:rPr>
          <w:rFonts w:ascii="Times New Roman" w:hAnsi="Times New Roman" w:cs="Times New Roman"/>
          <w:sz w:val="24"/>
          <w:szCs w:val="24"/>
          <w:shd w:val="clear" w:color="auto" w:fill="FFFFFF"/>
          <w:lang w:val="fr-FR"/>
        </w:rPr>
        <w:t xml:space="preserve">, 110600. </w:t>
      </w:r>
    </w:p>
    <w:p w14:paraId="6C599CB6" w14:textId="77777777" w:rsidR="003B527B" w:rsidRPr="003B527B" w:rsidRDefault="003B527B" w:rsidP="003B527B">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lang w:val="fr-FR"/>
        </w:rPr>
        <w:t>[58]</w:t>
      </w:r>
      <w:r w:rsidRPr="003B527B">
        <w:rPr>
          <w:rFonts w:ascii="Times New Roman" w:hAnsi="Times New Roman" w:cs="Times New Roman"/>
          <w:sz w:val="24"/>
          <w:szCs w:val="24"/>
          <w:shd w:val="clear" w:color="auto" w:fill="FFFFFF"/>
          <w:lang w:val="fr-FR"/>
        </w:rPr>
        <w:tab/>
      </w:r>
      <w:proofErr w:type="spellStart"/>
      <w:r w:rsidRPr="003B527B">
        <w:rPr>
          <w:rFonts w:ascii="Times New Roman" w:hAnsi="Times New Roman" w:cs="Times New Roman"/>
          <w:sz w:val="24"/>
          <w:szCs w:val="24"/>
          <w:shd w:val="clear" w:color="auto" w:fill="FFFFFF"/>
          <w:lang w:val="fr-FR"/>
        </w:rPr>
        <w:t>Destoumieux-Garzón</w:t>
      </w:r>
      <w:proofErr w:type="spellEnd"/>
      <w:r w:rsidRPr="003B527B">
        <w:rPr>
          <w:rFonts w:ascii="Times New Roman" w:hAnsi="Times New Roman" w:cs="Times New Roman"/>
          <w:sz w:val="24"/>
          <w:szCs w:val="24"/>
          <w:shd w:val="clear" w:color="auto" w:fill="FFFFFF"/>
          <w:lang w:val="fr-FR"/>
        </w:rPr>
        <w:t xml:space="preserve">, D., </w:t>
      </w:r>
      <w:proofErr w:type="spellStart"/>
      <w:r w:rsidRPr="003B527B">
        <w:rPr>
          <w:rFonts w:ascii="Times New Roman" w:hAnsi="Times New Roman" w:cs="Times New Roman"/>
          <w:sz w:val="24"/>
          <w:szCs w:val="24"/>
          <w:shd w:val="clear" w:color="auto" w:fill="FFFFFF"/>
          <w:lang w:val="fr-FR"/>
        </w:rPr>
        <w:t>Mavingui</w:t>
      </w:r>
      <w:proofErr w:type="spellEnd"/>
      <w:r w:rsidRPr="003B527B">
        <w:rPr>
          <w:rFonts w:ascii="Times New Roman" w:hAnsi="Times New Roman" w:cs="Times New Roman"/>
          <w:sz w:val="24"/>
          <w:szCs w:val="24"/>
          <w:shd w:val="clear" w:color="auto" w:fill="FFFFFF"/>
          <w:lang w:val="fr-FR"/>
        </w:rPr>
        <w:t xml:space="preserve">, P., Boetsch, G., Boissier, J., </w:t>
      </w:r>
      <w:proofErr w:type="spellStart"/>
      <w:r w:rsidRPr="003B527B">
        <w:rPr>
          <w:rFonts w:ascii="Times New Roman" w:hAnsi="Times New Roman" w:cs="Times New Roman"/>
          <w:sz w:val="24"/>
          <w:szCs w:val="24"/>
          <w:shd w:val="clear" w:color="auto" w:fill="FFFFFF"/>
          <w:lang w:val="fr-FR"/>
        </w:rPr>
        <w:t>Darriet</w:t>
      </w:r>
      <w:proofErr w:type="spellEnd"/>
      <w:r w:rsidRPr="003B527B">
        <w:rPr>
          <w:rFonts w:ascii="Times New Roman" w:hAnsi="Times New Roman" w:cs="Times New Roman"/>
          <w:sz w:val="24"/>
          <w:szCs w:val="24"/>
          <w:shd w:val="clear" w:color="auto" w:fill="FFFFFF"/>
          <w:lang w:val="fr-FR"/>
        </w:rPr>
        <w:t xml:space="preserve">, F., Duboz, P., ... &amp; </w:t>
      </w:r>
      <w:proofErr w:type="spellStart"/>
      <w:r w:rsidRPr="003B527B">
        <w:rPr>
          <w:rFonts w:ascii="Times New Roman" w:hAnsi="Times New Roman" w:cs="Times New Roman"/>
          <w:sz w:val="24"/>
          <w:szCs w:val="24"/>
          <w:shd w:val="clear" w:color="auto" w:fill="FFFFFF"/>
          <w:lang w:val="fr-FR"/>
        </w:rPr>
        <w:t>Voituron</w:t>
      </w:r>
      <w:proofErr w:type="spellEnd"/>
      <w:r w:rsidRPr="003B527B">
        <w:rPr>
          <w:rFonts w:ascii="Times New Roman" w:hAnsi="Times New Roman" w:cs="Times New Roman"/>
          <w:sz w:val="24"/>
          <w:szCs w:val="24"/>
          <w:shd w:val="clear" w:color="auto" w:fill="FFFFFF"/>
          <w:lang w:val="fr-FR"/>
        </w:rPr>
        <w:t xml:space="preserve">, Y. (2018). </w:t>
      </w:r>
      <w:r w:rsidRPr="003B527B">
        <w:rPr>
          <w:rFonts w:ascii="Times New Roman" w:hAnsi="Times New Roman" w:cs="Times New Roman"/>
          <w:sz w:val="24"/>
          <w:szCs w:val="24"/>
          <w:shd w:val="clear" w:color="auto" w:fill="FFFFFF"/>
        </w:rPr>
        <w:t>The one health concept: 10 years old and a long road ahead. </w:t>
      </w:r>
      <w:r w:rsidRPr="003B527B">
        <w:rPr>
          <w:rFonts w:ascii="Times New Roman" w:hAnsi="Times New Roman" w:cs="Times New Roman"/>
          <w:i/>
          <w:iCs/>
          <w:sz w:val="24"/>
          <w:szCs w:val="24"/>
          <w:shd w:val="clear" w:color="auto" w:fill="FFFFFF"/>
        </w:rPr>
        <w:t>Frontiers in veterinary science</w:t>
      </w:r>
      <w:r w:rsidRPr="003B527B">
        <w:rPr>
          <w:rFonts w:ascii="Times New Roman" w:hAnsi="Times New Roman" w:cs="Times New Roman"/>
          <w:sz w:val="24"/>
          <w:szCs w:val="24"/>
          <w:shd w:val="clear" w:color="auto" w:fill="FFFFFF"/>
        </w:rPr>
        <w:t>, 14.</w:t>
      </w:r>
    </w:p>
    <w:p w14:paraId="3AF71684" w14:textId="77777777" w:rsidR="003B527B" w:rsidRPr="003B527B" w:rsidRDefault="003B527B" w:rsidP="003B527B">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rPr>
        <w:t>[59]</w:t>
      </w:r>
      <w:r w:rsidRPr="003B527B">
        <w:rPr>
          <w:rFonts w:ascii="Times New Roman" w:hAnsi="Times New Roman" w:cs="Times New Roman"/>
          <w:sz w:val="24"/>
          <w:szCs w:val="24"/>
          <w:shd w:val="clear" w:color="auto" w:fill="FFFFFF"/>
        </w:rPr>
        <w:tab/>
        <w:t xml:space="preserve">Bergquist, R., </w:t>
      </w:r>
      <w:proofErr w:type="spellStart"/>
      <w:r w:rsidRPr="003B527B">
        <w:rPr>
          <w:rFonts w:ascii="Times New Roman" w:hAnsi="Times New Roman" w:cs="Times New Roman"/>
          <w:sz w:val="24"/>
          <w:szCs w:val="24"/>
          <w:shd w:val="clear" w:color="auto" w:fill="FFFFFF"/>
        </w:rPr>
        <w:t>Brattig</w:t>
      </w:r>
      <w:proofErr w:type="spellEnd"/>
      <w:r w:rsidRPr="003B527B">
        <w:rPr>
          <w:rFonts w:ascii="Times New Roman" w:hAnsi="Times New Roman" w:cs="Times New Roman"/>
          <w:sz w:val="24"/>
          <w:szCs w:val="24"/>
          <w:shd w:val="clear" w:color="auto" w:fill="FFFFFF"/>
        </w:rPr>
        <w:t xml:space="preserve">, N. W., </w:t>
      </w:r>
      <w:proofErr w:type="spellStart"/>
      <w:r w:rsidRPr="003B527B">
        <w:rPr>
          <w:rFonts w:ascii="Times New Roman" w:hAnsi="Times New Roman" w:cs="Times New Roman"/>
          <w:sz w:val="24"/>
          <w:szCs w:val="24"/>
          <w:shd w:val="clear" w:color="auto" w:fill="FFFFFF"/>
        </w:rPr>
        <w:t>Chimbari</w:t>
      </w:r>
      <w:proofErr w:type="spellEnd"/>
      <w:r w:rsidRPr="003B527B">
        <w:rPr>
          <w:rFonts w:ascii="Times New Roman" w:hAnsi="Times New Roman" w:cs="Times New Roman"/>
          <w:sz w:val="24"/>
          <w:szCs w:val="24"/>
          <w:shd w:val="clear" w:color="auto" w:fill="FFFFFF"/>
        </w:rPr>
        <w:t xml:space="preserve">, M. J., </w:t>
      </w:r>
      <w:proofErr w:type="spellStart"/>
      <w:r w:rsidRPr="003B527B">
        <w:rPr>
          <w:rFonts w:ascii="Times New Roman" w:hAnsi="Times New Roman" w:cs="Times New Roman"/>
          <w:sz w:val="24"/>
          <w:szCs w:val="24"/>
          <w:shd w:val="clear" w:color="auto" w:fill="FFFFFF"/>
        </w:rPr>
        <w:t>Zinsstag</w:t>
      </w:r>
      <w:proofErr w:type="spellEnd"/>
      <w:r w:rsidRPr="003B527B">
        <w:rPr>
          <w:rFonts w:ascii="Times New Roman" w:hAnsi="Times New Roman" w:cs="Times New Roman"/>
          <w:sz w:val="24"/>
          <w:szCs w:val="24"/>
          <w:shd w:val="clear" w:color="auto" w:fill="FFFFFF"/>
        </w:rPr>
        <w:t xml:space="preserve">, J., &amp; Utzinger, J. (2017).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research in Africa: Where from—Where </w:t>
      </w:r>
      <w:proofErr w:type="gramStart"/>
      <w:r w:rsidRPr="003B527B">
        <w:rPr>
          <w:rFonts w:ascii="Times New Roman" w:hAnsi="Times New Roman" w:cs="Times New Roman"/>
          <w:sz w:val="24"/>
          <w:szCs w:val="24"/>
          <w:shd w:val="clear" w:color="auto" w:fill="FFFFFF"/>
        </w:rPr>
        <w:t>to?.</w:t>
      </w:r>
      <w:proofErr w:type="gram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 xml:space="preserve">Acta </w:t>
      </w:r>
      <w:proofErr w:type="spellStart"/>
      <w:r w:rsidRPr="003B527B">
        <w:rPr>
          <w:rFonts w:ascii="Times New Roman" w:hAnsi="Times New Roman" w:cs="Times New Roman"/>
          <w:i/>
          <w:iCs/>
          <w:sz w:val="24"/>
          <w:szCs w:val="24"/>
          <w:shd w:val="clear" w:color="auto" w:fill="FFFFFF"/>
        </w:rPr>
        <w:t>tropica</w:t>
      </w:r>
      <w:proofErr w:type="spell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175</w:t>
      </w:r>
      <w:r w:rsidRPr="003B527B">
        <w:rPr>
          <w:rFonts w:ascii="Times New Roman" w:hAnsi="Times New Roman" w:cs="Times New Roman"/>
          <w:sz w:val="24"/>
          <w:szCs w:val="24"/>
          <w:shd w:val="clear" w:color="auto" w:fill="FFFFFF"/>
        </w:rPr>
        <w:t>, 1-8.</w:t>
      </w:r>
    </w:p>
    <w:p w14:paraId="672D3ABC"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[60]</w:t>
      </w:r>
      <w:r w:rsidRPr="003B527B">
        <w:rPr>
          <w:rFonts w:ascii="Times New Roman" w:hAnsi="Times New Roman" w:cs="Times New Roman"/>
          <w:sz w:val="24"/>
          <w:szCs w:val="24"/>
          <w:shd w:val="clear" w:color="auto" w:fill="FFFFFF"/>
        </w:rPr>
        <w:tab/>
        <w:t>de Paula, N. (2021). Planetary health diplomacy: a call to action. </w:t>
      </w:r>
      <w:r w:rsidRPr="003B527B">
        <w:rPr>
          <w:rFonts w:ascii="Times New Roman" w:hAnsi="Times New Roman" w:cs="Times New Roman"/>
          <w:i/>
          <w:iCs/>
          <w:sz w:val="24"/>
          <w:szCs w:val="24"/>
          <w:shd w:val="clear" w:color="auto" w:fill="FFFFFF"/>
        </w:rPr>
        <w:t>The Lancet Planetary Health</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5</w:t>
      </w:r>
      <w:r w:rsidRPr="003B527B">
        <w:rPr>
          <w:rFonts w:ascii="Times New Roman" w:hAnsi="Times New Roman" w:cs="Times New Roman"/>
          <w:sz w:val="24"/>
          <w:szCs w:val="24"/>
          <w:shd w:val="clear" w:color="auto" w:fill="FFFFFF"/>
        </w:rPr>
        <w:t xml:space="preserve">(1), e8-e9. </w:t>
      </w:r>
    </w:p>
    <w:p w14:paraId="161C211B"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[61]</w:t>
      </w:r>
      <w:r w:rsidRPr="003B527B">
        <w:rPr>
          <w:rFonts w:ascii="Times New Roman" w:hAnsi="Times New Roman" w:cs="Times New Roman"/>
          <w:sz w:val="24"/>
          <w:szCs w:val="24"/>
          <w:shd w:val="clear" w:color="auto" w:fill="FFFFFF"/>
        </w:rPr>
        <w:tab/>
      </w:r>
      <w:proofErr w:type="spellStart"/>
      <w:r w:rsidRPr="003B527B">
        <w:rPr>
          <w:rFonts w:ascii="Times New Roman" w:hAnsi="Times New Roman" w:cs="Times New Roman"/>
          <w:sz w:val="24"/>
          <w:szCs w:val="24"/>
          <w:shd w:val="clear" w:color="auto" w:fill="FFFFFF"/>
        </w:rPr>
        <w:t>Duboz</w:t>
      </w:r>
      <w:proofErr w:type="spellEnd"/>
      <w:r w:rsidRPr="003B527B">
        <w:rPr>
          <w:rFonts w:ascii="Times New Roman" w:hAnsi="Times New Roman" w:cs="Times New Roman"/>
          <w:sz w:val="24"/>
          <w:szCs w:val="24"/>
          <w:shd w:val="clear" w:color="auto" w:fill="FFFFFF"/>
        </w:rPr>
        <w:t xml:space="preserve">, R., </w:t>
      </w:r>
      <w:proofErr w:type="spellStart"/>
      <w:r w:rsidRPr="003B527B">
        <w:rPr>
          <w:rFonts w:ascii="Times New Roman" w:hAnsi="Times New Roman" w:cs="Times New Roman"/>
          <w:sz w:val="24"/>
          <w:szCs w:val="24"/>
          <w:shd w:val="clear" w:color="auto" w:fill="FFFFFF"/>
        </w:rPr>
        <w:t>Echaubard</w:t>
      </w:r>
      <w:proofErr w:type="spellEnd"/>
      <w:r w:rsidRPr="003B527B">
        <w:rPr>
          <w:rFonts w:ascii="Times New Roman" w:hAnsi="Times New Roman" w:cs="Times New Roman"/>
          <w:sz w:val="24"/>
          <w:szCs w:val="24"/>
          <w:shd w:val="clear" w:color="auto" w:fill="FFFFFF"/>
        </w:rPr>
        <w:t xml:space="preserve">, P., </w:t>
      </w:r>
      <w:proofErr w:type="spellStart"/>
      <w:r w:rsidRPr="003B527B">
        <w:rPr>
          <w:rFonts w:ascii="Times New Roman" w:hAnsi="Times New Roman" w:cs="Times New Roman"/>
          <w:sz w:val="24"/>
          <w:szCs w:val="24"/>
          <w:shd w:val="clear" w:color="auto" w:fill="FFFFFF"/>
        </w:rPr>
        <w:t>Promburom</w:t>
      </w:r>
      <w:proofErr w:type="spellEnd"/>
      <w:r w:rsidRPr="003B527B">
        <w:rPr>
          <w:rFonts w:ascii="Times New Roman" w:hAnsi="Times New Roman" w:cs="Times New Roman"/>
          <w:sz w:val="24"/>
          <w:szCs w:val="24"/>
          <w:shd w:val="clear" w:color="auto" w:fill="FFFFFF"/>
        </w:rPr>
        <w:t xml:space="preserve">, P., Kilvington, M., Ross, H., Allen, W., ... &amp; </w:t>
      </w:r>
      <w:proofErr w:type="spellStart"/>
      <w:r w:rsidRPr="003B527B">
        <w:rPr>
          <w:rFonts w:ascii="Times New Roman" w:hAnsi="Times New Roman" w:cs="Times New Roman"/>
          <w:sz w:val="24"/>
          <w:szCs w:val="24"/>
          <w:shd w:val="clear" w:color="auto" w:fill="FFFFFF"/>
        </w:rPr>
        <w:t>Binot</w:t>
      </w:r>
      <w:proofErr w:type="spellEnd"/>
      <w:r w:rsidRPr="003B527B">
        <w:rPr>
          <w:rFonts w:ascii="Times New Roman" w:hAnsi="Times New Roman" w:cs="Times New Roman"/>
          <w:sz w:val="24"/>
          <w:szCs w:val="24"/>
          <w:shd w:val="clear" w:color="auto" w:fill="FFFFFF"/>
        </w:rPr>
        <w:t>, A. (2018). Systems thinking in practice: participatory modeling as a foundation for integrated approaches to health. </w:t>
      </w:r>
      <w:r w:rsidRPr="003B527B">
        <w:rPr>
          <w:rFonts w:ascii="Times New Roman" w:hAnsi="Times New Roman" w:cs="Times New Roman"/>
          <w:i/>
          <w:iCs/>
          <w:sz w:val="24"/>
          <w:szCs w:val="24"/>
          <w:shd w:val="clear" w:color="auto" w:fill="FFFFFF"/>
        </w:rPr>
        <w:t>Frontiers in veterinary science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5</w:t>
      </w:r>
      <w:r w:rsidRPr="003B527B">
        <w:rPr>
          <w:rFonts w:ascii="Times New Roman" w:hAnsi="Times New Roman" w:cs="Times New Roman"/>
          <w:sz w:val="24"/>
          <w:szCs w:val="24"/>
          <w:shd w:val="clear" w:color="auto" w:fill="FFFFFF"/>
        </w:rPr>
        <w:t xml:space="preserve">, 303. </w:t>
      </w:r>
    </w:p>
    <w:p w14:paraId="1596D067"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lang w:val="fr-FR"/>
        </w:rPr>
        <w:lastRenderedPageBreak/>
        <w:t>[62]</w:t>
      </w:r>
      <w:r w:rsidRPr="003B527B">
        <w:rPr>
          <w:rFonts w:ascii="Times New Roman" w:hAnsi="Times New Roman" w:cs="Times New Roman"/>
          <w:sz w:val="24"/>
          <w:szCs w:val="24"/>
          <w:shd w:val="clear" w:color="auto" w:fill="FFFFFF"/>
          <w:lang w:val="fr-FR"/>
        </w:rPr>
        <w:tab/>
        <w:t xml:space="preserve">de </w:t>
      </w:r>
      <w:proofErr w:type="spellStart"/>
      <w:r w:rsidRPr="003B527B">
        <w:rPr>
          <w:rFonts w:ascii="Times New Roman" w:hAnsi="Times New Roman" w:cs="Times New Roman"/>
          <w:sz w:val="24"/>
          <w:szCs w:val="24"/>
          <w:shd w:val="clear" w:color="auto" w:fill="FFFFFF"/>
          <w:lang w:val="fr-FR"/>
        </w:rPr>
        <w:t>Castañeda</w:t>
      </w:r>
      <w:proofErr w:type="spellEnd"/>
      <w:r w:rsidRPr="003B527B">
        <w:rPr>
          <w:rFonts w:ascii="Times New Roman" w:hAnsi="Times New Roman" w:cs="Times New Roman"/>
          <w:sz w:val="24"/>
          <w:szCs w:val="24"/>
          <w:shd w:val="clear" w:color="auto" w:fill="FFFFFF"/>
          <w:lang w:val="fr-FR"/>
        </w:rPr>
        <w:t xml:space="preserve">, R. R., Villers, J., Guzmán, C. A. F., </w:t>
      </w:r>
      <w:proofErr w:type="spellStart"/>
      <w:r w:rsidRPr="003B527B">
        <w:rPr>
          <w:rFonts w:ascii="Times New Roman" w:hAnsi="Times New Roman" w:cs="Times New Roman"/>
          <w:sz w:val="24"/>
          <w:szCs w:val="24"/>
          <w:shd w:val="clear" w:color="auto" w:fill="FFFFFF"/>
          <w:lang w:val="fr-FR"/>
        </w:rPr>
        <w:t>Eslanloo</w:t>
      </w:r>
      <w:proofErr w:type="spellEnd"/>
      <w:r w:rsidRPr="003B527B">
        <w:rPr>
          <w:rFonts w:ascii="Times New Roman" w:hAnsi="Times New Roman" w:cs="Times New Roman"/>
          <w:sz w:val="24"/>
          <w:szCs w:val="24"/>
          <w:shd w:val="clear" w:color="auto" w:fill="FFFFFF"/>
          <w:lang w:val="fr-FR"/>
        </w:rPr>
        <w:t xml:space="preserve">, T., de Paula, N., </w:t>
      </w:r>
      <w:proofErr w:type="spellStart"/>
      <w:r w:rsidRPr="003B527B">
        <w:rPr>
          <w:rFonts w:ascii="Times New Roman" w:hAnsi="Times New Roman" w:cs="Times New Roman"/>
          <w:sz w:val="24"/>
          <w:szCs w:val="24"/>
          <w:shd w:val="clear" w:color="auto" w:fill="FFFFFF"/>
          <w:lang w:val="fr-FR"/>
        </w:rPr>
        <w:t>Machalaba</w:t>
      </w:r>
      <w:proofErr w:type="spellEnd"/>
      <w:r w:rsidRPr="003B527B">
        <w:rPr>
          <w:rFonts w:ascii="Times New Roman" w:hAnsi="Times New Roman" w:cs="Times New Roman"/>
          <w:sz w:val="24"/>
          <w:szCs w:val="24"/>
          <w:shd w:val="clear" w:color="auto" w:fill="FFFFFF"/>
          <w:lang w:val="fr-FR"/>
        </w:rPr>
        <w:t xml:space="preserve">, C., ... </w:t>
      </w:r>
      <w:r w:rsidRPr="003B527B">
        <w:rPr>
          <w:rFonts w:ascii="Times New Roman" w:hAnsi="Times New Roman" w:cs="Times New Roman"/>
          <w:sz w:val="24"/>
          <w:szCs w:val="24"/>
          <w:shd w:val="clear" w:color="auto" w:fill="FFFFFF"/>
        </w:rPr>
        <w:t>&amp; Bolon, I. (2023). One Health and planetary health research: leveraging differences to grow together. </w:t>
      </w:r>
      <w:r w:rsidRPr="003B527B">
        <w:rPr>
          <w:rFonts w:ascii="Times New Roman" w:hAnsi="Times New Roman" w:cs="Times New Roman"/>
          <w:i/>
          <w:iCs/>
          <w:sz w:val="24"/>
          <w:szCs w:val="24"/>
          <w:shd w:val="clear" w:color="auto" w:fill="FFFFFF"/>
        </w:rPr>
        <w:t>The Lancet Planetary Health</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7</w:t>
      </w:r>
      <w:r w:rsidRPr="003B527B">
        <w:rPr>
          <w:rFonts w:ascii="Times New Roman" w:hAnsi="Times New Roman" w:cs="Times New Roman"/>
          <w:sz w:val="24"/>
          <w:szCs w:val="24"/>
          <w:shd w:val="clear" w:color="auto" w:fill="FFFFFF"/>
        </w:rPr>
        <w:t xml:space="preserve">(2), e109-e111. </w:t>
      </w:r>
    </w:p>
    <w:p w14:paraId="35206AED"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[63]</w:t>
      </w:r>
      <w:r w:rsidRPr="003B527B">
        <w:rPr>
          <w:rFonts w:ascii="Times New Roman" w:hAnsi="Times New Roman" w:cs="Times New Roman"/>
          <w:sz w:val="24"/>
          <w:szCs w:val="24"/>
          <w:shd w:val="clear" w:color="auto" w:fill="FFFFFF"/>
        </w:rPr>
        <w:tab/>
      </w:r>
      <w:r w:rsidRPr="003B527B">
        <w:rPr>
          <w:rFonts w:ascii="Times New Roman" w:hAnsi="Times New Roman" w:cs="Times New Roman"/>
          <w:sz w:val="24"/>
          <w:szCs w:val="24"/>
        </w:rPr>
        <w:t>UNEP and ILRI (United Nations Environment Programme and International Livestock Research Institute) (2020). Preventing the Next Pandemic: Zoonotic diseases and how to break the chain of transmission. Nairobi, Kenya.</w:t>
      </w:r>
      <w:r w:rsidRPr="003B527B">
        <w:rPr>
          <w:rFonts w:ascii="Times New Roman" w:hAnsi="Times New Roman" w:cs="Times New Roman"/>
          <w:sz w:val="24"/>
          <w:szCs w:val="24"/>
          <w:shd w:val="clear" w:color="auto" w:fill="FFFFFF"/>
        </w:rPr>
        <w:t xml:space="preserve"> </w:t>
      </w:r>
    </w:p>
    <w:p w14:paraId="6A9C2BC3" w14:textId="52E7734A"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[64] </w:t>
      </w:r>
      <w:r w:rsidRPr="003B527B">
        <w:rPr>
          <w:rFonts w:ascii="Times New Roman" w:hAnsi="Times New Roman" w:cs="Times New Roman"/>
          <w:sz w:val="24"/>
          <w:szCs w:val="24"/>
          <w:shd w:val="clear" w:color="auto" w:fill="FFFFFF"/>
        </w:rPr>
        <w:tab/>
        <w:t xml:space="preserve">Lerner, H., &amp; Berg, C. (2017). A comparison of three holistic approaches to health: one health,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and planetary health. </w:t>
      </w:r>
      <w:r w:rsidRPr="003B527B">
        <w:rPr>
          <w:rFonts w:ascii="Times New Roman" w:hAnsi="Times New Roman" w:cs="Times New Roman"/>
          <w:i/>
          <w:iCs/>
          <w:sz w:val="24"/>
          <w:szCs w:val="24"/>
          <w:shd w:val="clear" w:color="auto" w:fill="FFFFFF"/>
        </w:rPr>
        <w:t>Frontiers in veterinary science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4</w:t>
      </w:r>
      <w:r w:rsidRPr="003B527B">
        <w:rPr>
          <w:rFonts w:ascii="Times New Roman" w:hAnsi="Times New Roman" w:cs="Times New Roman"/>
          <w:sz w:val="24"/>
          <w:szCs w:val="24"/>
          <w:shd w:val="clear" w:color="auto" w:fill="FFFFFF"/>
        </w:rPr>
        <w:t>, 163.</w:t>
      </w:r>
    </w:p>
    <w:p w14:paraId="2E871B70"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[65]</w:t>
      </w:r>
      <w:r w:rsidRPr="003B527B">
        <w:rPr>
          <w:rFonts w:ascii="Times New Roman" w:hAnsi="Times New Roman" w:cs="Times New Roman"/>
          <w:sz w:val="24"/>
          <w:szCs w:val="24"/>
          <w:shd w:val="clear" w:color="auto" w:fill="FFFFFF"/>
        </w:rPr>
        <w:tab/>
        <w:t xml:space="preserve">Roger, F., Caron, A., Morand, S., </w:t>
      </w:r>
      <w:proofErr w:type="spellStart"/>
      <w:r w:rsidRPr="003B527B">
        <w:rPr>
          <w:rFonts w:ascii="Times New Roman" w:hAnsi="Times New Roman" w:cs="Times New Roman"/>
          <w:sz w:val="24"/>
          <w:szCs w:val="24"/>
          <w:shd w:val="clear" w:color="auto" w:fill="FFFFFF"/>
        </w:rPr>
        <w:t>Pedrono</w:t>
      </w:r>
      <w:proofErr w:type="spellEnd"/>
      <w:r w:rsidRPr="003B527B">
        <w:rPr>
          <w:rFonts w:ascii="Times New Roman" w:hAnsi="Times New Roman" w:cs="Times New Roman"/>
          <w:sz w:val="24"/>
          <w:szCs w:val="24"/>
          <w:shd w:val="clear" w:color="auto" w:fill="FFFFFF"/>
        </w:rPr>
        <w:t>, M., Garine-</w:t>
      </w:r>
      <w:proofErr w:type="spellStart"/>
      <w:r w:rsidRPr="003B527B">
        <w:rPr>
          <w:rFonts w:ascii="Times New Roman" w:hAnsi="Times New Roman" w:cs="Times New Roman"/>
          <w:sz w:val="24"/>
          <w:szCs w:val="24"/>
          <w:shd w:val="clear" w:color="auto" w:fill="FFFFFF"/>
        </w:rPr>
        <w:t>Wichatitsky</w:t>
      </w:r>
      <w:proofErr w:type="spellEnd"/>
      <w:r w:rsidRPr="003B527B">
        <w:rPr>
          <w:rFonts w:ascii="Times New Roman" w:hAnsi="Times New Roman" w:cs="Times New Roman"/>
          <w:sz w:val="24"/>
          <w:szCs w:val="24"/>
          <w:shd w:val="clear" w:color="auto" w:fill="FFFFFF"/>
        </w:rPr>
        <w:t xml:space="preserve">, M. D., Chevalier, V., ... &amp; </w:t>
      </w:r>
      <w:proofErr w:type="spellStart"/>
      <w:r w:rsidRPr="003B527B">
        <w:rPr>
          <w:rFonts w:ascii="Times New Roman" w:hAnsi="Times New Roman" w:cs="Times New Roman"/>
          <w:sz w:val="24"/>
          <w:szCs w:val="24"/>
          <w:shd w:val="clear" w:color="auto" w:fill="FFFFFF"/>
        </w:rPr>
        <w:t>Binot</w:t>
      </w:r>
      <w:proofErr w:type="spellEnd"/>
      <w:r w:rsidRPr="003B527B">
        <w:rPr>
          <w:rFonts w:ascii="Times New Roman" w:hAnsi="Times New Roman" w:cs="Times New Roman"/>
          <w:sz w:val="24"/>
          <w:szCs w:val="24"/>
          <w:shd w:val="clear" w:color="auto" w:fill="FFFFFF"/>
        </w:rPr>
        <w:t xml:space="preserve">, A. (2016). One Health and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the same wine in different </w:t>
      </w:r>
      <w:proofErr w:type="gramStart"/>
      <w:r w:rsidRPr="003B527B">
        <w:rPr>
          <w:rFonts w:ascii="Times New Roman" w:hAnsi="Times New Roman" w:cs="Times New Roman"/>
          <w:sz w:val="24"/>
          <w:szCs w:val="24"/>
          <w:shd w:val="clear" w:color="auto" w:fill="FFFFFF"/>
        </w:rPr>
        <w:t>bottles?.</w:t>
      </w:r>
      <w:proofErr w:type="gram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Infection Ecology &amp; Epidemiology</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6</w:t>
      </w:r>
      <w:r w:rsidRPr="003B527B">
        <w:rPr>
          <w:rFonts w:ascii="Times New Roman" w:hAnsi="Times New Roman" w:cs="Times New Roman"/>
          <w:sz w:val="24"/>
          <w:szCs w:val="24"/>
          <w:shd w:val="clear" w:color="auto" w:fill="FFFFFF"/>
        </w:rPr>
        <w:t>(1), 30978.</w:t>
      </w:r>
    </w:p>
    <w:p w14:paraId="2588E7F5" w14:textId="0A86038C" w:rsidR="00C835CD" w:rsidRDefault="003B527B" w:rsidP="003B527B">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rPr>
        <w:t>[66]</w:t>
      </w:r>
      <w:r w:rsidRPr="003B527B">
        <w:rPr>
          <w:rFonts w:ascii="Times New Roman" w:hAnsi="Times New Roman" w:cs="Times New Roman"/>
          <w:sz w:val="24"/>
          <w:szCs w:val="24"/>
          <w:shd w:val="clear" w:color="auto" w:fill="FFFFFF"/>
        </w:rPr>
        <w:tab/>
      </w:r>
      <w:bookmarkStart w:id="517" w:name="_Hlk137717213"/>
      <w:r w:rsidRPr="003B527B">
        <w:rPr>
          <w:rFonts w:ascii="Times New Roman" w:hAnsi="Times New Roman" w:cs="Times New Roman"/>
          <w:sz w:val="24"/>
          <w:szCs w:val="24"/>
        </w:rPr>
        <w:t>Morand</w:t>
      </w:r>
      <w:bookmarkEnd w:id="517"/>
      <w:r w:rsidRPr="003B527B">
        <w:rPr>
          <w:rFonts w:ascii="Times New Roman" w:hAnsi="Times New Roman" w:cs="Times New Roman"/>
          <w:sz w:val="24"/>
          <w:szCs w:val="24"/>
        </w:rPr>
        <w:t xml:space="preserve">, S., Guégan, J.-F., Laurans, Y. (2020). From One Health to </w:t>
      </w:r>
      <w:proofErr w:type="spellStart"/>
      <w:r w:rsidRPr="003B527B">
        <w:rPr>
          <w:rFonts w:ascii="Times New Roman" w:hAnsi="Times New Roman" w:cs="Times New Roman"/>
          <w:sz w:val="24"/>
          <w:szCs w:val="24"/>
        </w:rPr>
        <w:t>Ecohealth</w:t>
      </w:r>
      <w:proofErr w:type="spellEnd"/>
      <w:r w:rsidRPr="003B527B">
        <w:rPr>
          <w:rFonts w:ascii="Times New Roman" w:hAnsi="Times New Roman" w:cs="Times New Roman"/>
          <w:sz w:val="24"/>
          <w:szCs w:val="24"/>
        </w:rPr>
        <w:t xml:space="preserve">, mapping the incomplete integration of human, </w:t>
      </w:r>
      <w:proofErr w:type="gramStart"/>
      <w:r w:rsidRPr="003B527B">
        <w:rPr>
          <w:rFonts w:ascii="Times New Roman" w:hAnsi="Times New Roman" w:cs="Times New Roman"/>
          <w:sz w:val="24"/>
          <w:szCs w:val="24"/>
        </w:rPr>
        <w:t>animal</w:t>
      </w:r>
      <w:proofErr w:type="gramEnd"/>
      <w:r w:rsidRPr="003B527B">
        <w:rPr>
          <w:rFonts w:ascii="Times New Roman" w:hAnsi="Times New Roman" w:cs="Times New Roman"/>
          <w:sz w:val="24"/>
          <w:szCs w:val="24"/>
        </w:rPr>
        <w:t xml:space="preserve"> and environmental health. </w:t>
      </w:r>
      <w:proofErr w:type="spellStart"/>
      <w:r w:rsidRPr="003B527B">
        <w:rPr>
          <w:rFonts w:ascii="Times New Roman" w:hAnsi="Times New Roman" w:cs="Times New Roman"/>
          <w:sz w:val="24"/>
          <w:szCs w:val="24"/>
        </w:rPr>
        <w:t>Iddri</w:t>
      </w:r>
      <w:proofErr w:type="spellEnd"/>
      <w:r w:rsidRPr="003B527B">
        <w:rPr>
          <w:rFonts w:ascii="Times New Roman" w:hAnsi="Times New Roman" w:cs="Times New Roman"/>
          <w:sz w:val="24"/>
          <w:szCs w:val="24"/>
        </w:rPr>
        <w:t>, Issue Brief N°04/20.</w:t>
      </w:r>
      <w:r w:rsidR="00C835CD">
        <w:rPr>
          <w:rFonts w:ascii="Times New Roman" w:hAnsi="Times New Roman" w:cs="Times New Roman"/>
          <w:sz w:val="24"/>
          <w:szCs w:val="24"/>
        </w:rPr>
        <w:br w:type="page"/>
      </w:r>
    </w:p>
    <w:p w14:paraId="5242D8F7" w14:textId="77777777" w:rsidR="00AF3607" w:rsidRPr="00E62C11" w:rsidRDefault="00AF3607" w:rsidP="003B527B">
      <w:pPr>
        <w:spacing w:line="240" w:lineRule="auto"/>
        <w:ind w:left="567" w:hanging="567"/>
        <w:rPr>
          <w:rFonts w:ascii="Times New Roman" w:hAnsi="Times New Roman" w:cs="Times New Roman"/>
          <w:sz w:val="24"/>
          <w:szCs w:val="24"/>
        </w:rPr>
      </w:pPr>
    </w:p>
    <w:sectPr w:rsidR="00AF3607" w:rsidRPr="00E62C11" w:rsidSect="00512F18">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hammadali Tofighi" w:date="2023-10-30T18:09:00Z" w:initials="MT">
    <w:p w14:paraId="3A4EE6BE" w14:textId="77777777" w:rsidR="00614225" w:rsidRDefault="00614225" w:rsidP="004D4FD5">
      <w:pPr>
        <w:pStyle w:val="CommentText"/>
      </w:pPr>
      <w:r>
        <w:rPr>
          <w:rStyle w:val="CommentReference"/>
        </w:rPr>
        <w:annotationRef/>
      </w:r>
      <w:r>
        <w:t>1</w:t>
      </w:r>
    </w:p>
  </w:comment>
  <w:comment w:id="1" w:author="Mohammadali Tofighi" w:date="2023-10-30T18:09:00Z" w:initials="MT">
    <w:p w14:paraId="3F83E595" w14:textId="77777777" w:rsidR="00614225" w:rsidRDefault="00614225" w:rsidP="00F66FBA">
      <w:pPr>
        <w:pStyle w:val="CommentText"/>
      </w:pPr>
      <w:r>
        <w:rPr>
          <w:rStyle w:val="CommentReference"/>
        </w:rPr>
        <w:annotationRef/>
      </w:r>
      <w:r>
        <w:t>2</w:t>
      </w:r>
    </w:p>
  </w:comment>
  <w:comment w:id="2" w:author="Mohammadali Tofighi" w:date="2023-11-01T08:56:00Z" w:initials="MT">
    <w:p w14:paraId="32ED0655" w14:textId="77777777" w:rsidR="004F1AEE" w:rsidRDefault="004F1AEE" w:rsidP="00940A66">
      <w:pPr>
        <w:pStyle w:val="CommentText"/>
      </w:pPr>
      <w:r>
        <w:rPr>
          <w:rStyle w:val="CommentReference"/>
        </w:rPr>
        <w:annotationRef/>
      </w:r>
      <w:r>
        <w:t>done</w:t>
      </w:r>
    </w:p>
  </w:comment>
  <w:comment w:id="6" w:author="Mohammadali Tofighi" w:date="2023-10-30T18:13:00Z" w:initials="MT">
    <w:p w14:paraId="379210A5" w14:textId="20054652" w:rsidR="00B74E76" w:rsidRDefault="00B74E76" w:rsidP="009462B1">
      <w:pPr>
        <w:pStyle w:val="CommentText"/>
      </w:pPr>
      <w:r>
        <w:rPr>
          <w:rStyle w:val="CommentReference"/>
        </w:rPr>
        <w:annotationRef/>
      </w:r>
      <w:r>
        <w:t>?</w:t>
      </w:r>
    </w:p>
  </w:comment>
  <w:comment w:id="9" w:author="Mohammadali Tofighi" w:date="2023-10-30T18:14:00Z" w:initials="MT">
    <w:p w14:paraId="7D6E5A6F" w14:textId="77777777" w:rsidR="00B74E76" w:rsidRDefault="00B74E76" w:rsidP="004E337B">
      <w:pPr>
        <w:pStyle w:val="CommentText"/>
      </w:pPr>
      <w:r>
        <w:rPr>
          <w:rStyle w:val="CommentReference"/>
        </w:rPr>
        <w:annotationRef/>
      </w:r>
      <w:r>
        <w:t>3</w:t>
      </w:r>
    </w:p>
  </w:comment>
  <w:comment w:id="10" w:author="Mohammadali Tofighi" w:date="2023-11-01T08:57:00Z" w:initials="MT">
    <w:p w14:paraId="22340ADC" w14:textId="77777777" w:rsidR="004F1AEE" w:rsidRDefault="004F1AEE" w:rsidP="000164EA">
      <w:pPr>
        <w:pStyle w:val="CommentText"/>
      </w:pPr>
      <w:r>
        <w:rPr>
          <w:rStyle w:val="CommentReference"/>
        </w:rPr>
        <w:annotationRef/>
      </w:r>
      <w:r>
        <w:t xml:space="preserve">It is updated but regarding the numbers you need to take care of. </w:t>
      </w:r>
    </w:p>
  </w:comment>
  <w:comment w:id="11" w:author="Mohammadali Tofighi" w:date="2023-10-30T18:14:00Z" w:initials="MT">
    <w:p w14:paraId="2AEFD64E" w14:textId="5DCCD34E" w:rsidR="00B74E76" w:rsidRDefault="00B74E76" w:rsidP="004040D7">
      <w:pPr>
        <w:pStyle w:val="CommentText"/>
      </w:pPr>
      <w:r>
        <w:rPr>
          <w:rStyle w:val="CommentReference"/>
        </w:rPr>
        <w:annotationRef/>
      </w:r>
      <w:r>
        <w:t>?</w:t>
      </w:r>
    </w:p>
  </w:comment>
  <w:comment w:id="12" w:author="Mohammadali Tofighi" w:date="2023-10-30T18:16:00Z" w:initials="MT">
    <w:p w14:paraId="70DBA4FE" w14:textId="77777777" w:rsidR="001A02B6" w:rsidRDefault="001A02B6" w:rsidP="00D63BCC">
      <w:pPr>
        <w:pStyle w:val="CommentText"/>
      </w:pPr>
      <w:r>
        <w:rPr>
          <w:rStyle w:val="CommentReference"/>
        </w:rPr>
        <w:annotationRef/>
      </w:r>
      <w:r>
        <w:t>?</w:t>
      </w:r>
    </w:p>
  </w:comment>
  <w:comment w:id="13" w:author="Mohammadali Tofighi" w:date="2023-10-30T18:17:00Z" w:initials="MT">
    <w:p w14:paraId="58044BEA" w14:textId="77777777" w:rsidR="001A02B6" w:rsidRDefault="001A02B6" w:rsidP="008036CB">
      <w:pPr>
        <w:pStyle w:val="CommentText"/>
      </w:pPr>
      <w:r>
        <w:rPr>
          <w:rStyle w:val="CommentReference"/>
        </w:rPr>
        <w:annotationRef/>
      </w:r>
      <w:r>
        <w:t>?</w:t>
      </w:r>
    </w:p>
  </w:comment>
  <w:comment w:id="14" w:author="Mohammadali Tofighi" w:date="2023-10-31T12:33:00Z" w:initials="MT">
    <w:p w14:paraId="3D1D7B99" w14:textId="77777777" w:rsidR="009D2980" w:rsidRDefault="009D2980" w:rsidP="00F476CB">
      <w:pPr>
        <w:pStyle w:val="CommentText"/>
      </w:pPr>
      <w:r>
        <w:rPr>
          <w:rStyle w:val="CommentReference"/>
        </w:rPr>
        <w:annotationRef/>
      </w:r>
      <w:r>
        <w:t xml:space="preserve">In the Excel file, I could not find the original dataset of Figure 5 that is in the paper. So, I could not make it better. Also, what the reviewer asks us, needs to start from beginning to count the number for each discipline/concept. </w:t>
      </w:r>
    </w:p>
  </w:comment>
  <w:comment w:id="15" w:author="Mohammadali Tofighi" w:date="2023-10-30T18:17:00Z" w:initials="MT">
    <w:p w14:paraId="6C9C0E88" w14:textId="4C0B6324" w:rsidR="00C5622F" w:rsidRDefault="00C5622F" w:rsidP="00B65719">
      <w:pPr>
        <w:pStyle w:val="CommentText"/>
        <w:bidi/>
        <w:jc w:val="right"/>
      </w:pPr>
      <w:r>
        <w:rPr>
          <w:rStyle w:val="CommentReference"/>
        </w:rPr>
        <w:annotationRef/>
      </w:r>
      <w:r>
        <w:t>?</w:t>
      </w:r>
    </w:p>
  </w:comment>
  <w:comment w:id="16" w:author="Mohammadali Tofighi" w:date="2023-10-30T18:18:00Z" w:initials="MT">
    <w:p w14:paraId="7809D82E" w14:textId="77777777" w:rsidR="00C5622F" w:rsidRDefault="00C5622F" w:rsidP="00BB7C01">
      <w:pPr>
        <w:pStyle w:val="CommentText"/>
      </w:pPr>
      <w:r>
        <w:rPr>
          <w:rStyle w:val="CommentReference"/>
        </w:rPr>
        <w:annotationRef/>
      </w:r>
      <w:r>
        <w:t>6</w:t>
      </w:r>
    </w:p>
  </w:comment>
  <w:comment w:id="17" w:author="Mohammadali Tofighi" w:date="2023-10-30T19:21:00Z" w:initials="MT">
    <w:p w14:paraId="29F03DCF" w14:textId="77777777" w:rsidR="00B37E57" w:rsidRDefault="00B37E57" w:rsidP="00B34EE3">
      <w:pPr>
        <w:pStyle w:val="CommentText"/>
      </w:pPr>
      <w:r>
        <w:rPr>
          <w:rStyle w:val="CommentReference"/>
        </w:rPr>
        <w:annotationRef/>
      </w:r>
      <w:r>
        <w:t>Modified!</w:t>
      </w:r>
    </w:p>
  </w:comment>
  <w:comment w:id="19" w:author="Mohammadali Tofighi" w:date="2023-10-30T18:19:00Z" w:initials="MT">
    <w:p w14:paraId="7EF90C5E" w14:textId="60E7B17C" w:rsidR="00C5622F" w:rsidRDefault="00C5622F" w:rsidP="00645A09">
      <w:pPr>
        <w:pStyle w:val="CommentText"/>
      </w:pPr>
      <w:r>
        <w:rPr>
          <w:rStyle w:val="CommentReference"/>
        </w:rPr>
        <w:annotationRef/>
      </w:r>
      <w:r>
        <w:t>6</w:t>
      </w:r>
    </w:p>
  </w:comment>
  <w:comment w:id="20" w:author="Mohammadali Tofighi" w:date="2023-10-30T19:21:00Z" w:initials="MT">
    <w:p w14:paraId="62EA34F8" w14:textId="77777777" w:rsidR="00B37E57" w:rsidRDefault="00B37E57" w:rsidP="00EF0690">
      <w:pPr>
        <w:pStyle w:val="CommentText"/>
      </w:pPr>
      <w:r>
        <w:rPr>
          <w:rStyle w:val="CommentReference"/>
        </w:rPr>
        <w:annotationRef/>
      </w:r>
      <w:r>
        <w:t>Removed!</w:t>
      </w:r>
    </w:p>
  </w:comment>
  <w:comment w:id="21" w:author="Mohammadali Tofighi" w:date="2023-10-30T18:19:00Z" w:initials="MT">
    <w:p w14:paraId="7DFE11B3" w14:textId="5D200BD9" w:rsidR="00C5622F" w:rsidRDefault="00C5622F" w:rsidP="000F4F24">
      <w:pPr>
        <w:pStyle w:val="CommentText"/>
      </w:pPr>
      <w:r>
        <w:rPr>
          <w:rStyle w:val="CommentReference"/>
        </w:rPr>
        <w:annotationRef/>
      </w:r>
      <w:r>
        <w:t>?</w:t>
      </w:r>
    </w:p>
  </w:comment>
  <w:comment w:id="23" w:author="Mohammadali Tofighi" w:date="2023-10-30T18:20:00Z" w:initials="MT">
    <w:p w14:paraId="76807F38" w14:textId="77777777" w:rsidR="00C5622F" w:rsidRDefault="00C5622F" w:rsidP="00840E88">
      <w:pPr>
        <w:pStyle w:val="CommentText"/>
      </w:pPr>
      <w:r>
        <w:rPr>
          <w:rStyle w:val="CommentReference"/>
        </w:rPr>
        <w:annotationRef/>
      </w:r>
      <w:r>
        <w:t>?</w:t>
      </w:r>
    </w:p>
  </w:comment>
  <w:comment w:id="24" w:author="Mohammadali Tofighi" w:date="2023-10-30T18:20:00Z" w:initials="MT">
    <w:p w14:paraId="6D317F39" w14:textId="77777777" w:rsidR="00C5622F" w:rsidRDefault="00C5622F" w:rsidP="00163087">
      <w:pPr>
        <w:pStyle w:val="CommentText"/>
      </w:pPr>
      <w:r>
        <w:rPr>
          <w:rStyle w:val="CommentReference"/>
        </w:rPr>
        <w:annotationRef/>
      </w:r>
      <w:r>
        <w:t>?</w:t>
      </w:r>
    </w:p>
  </w:comment>
  <w:comment w:id="25" w:author="Mohammadali Tofighi" w:date="2023-10-30T18:26:00Z" w:initials="MT">
    <w:p w14:paraId="55A50CDE" w14:textId="77777777" w:rsidR="006A49B6" w:rsidRDefault="006A49B6" w:rsidP="00FD1E77">
      <w:pPr>
        <w:pStyle w:val="CommentText"/>
      </w:pPr>
      <w:r>
        <w:rPr>
          <w:rStyle w:val="CommentReference"/>
        </w:rPr>
        <w:annotationRef/>
      </w:r>
      <w:r>
        <w:t>?</w:t>
      </w:r>
    </w:p>
  </w:comment>
  <w:comment w:id="26" w:author="Mohammadali Tofighi" w:date="2023-10-30T18:26:00Z" w:initials="MT">
    <w:p w14:paraId="2C116B66" w14:textId="77777777" w:rsidR="0070469B" w:rsidRDefault="0070469B" w:rsidP="002F0150">
      <w:pPr>
        <w:pStyle w:val="CommentText"/>
      </w:pPr>
      <w:r>
        <w:rPr>
          <w:rStyle w:val="CommentReference"/>
        </w:rPr>
        <w:annotationRef/>
      </w:r>
      <w:r>
        <w:t>?</w:t>
      </w:r>
    </w:p>
  </w:comment>
  <w:comment w:id="27" w:author="Mohammadali Tofighi" w:date="2023-10-30T18:27:00Z" w:initials="MT">
    <w:p w14:paraId="3EA90E6A" w14:textId="77777777" w:rsidR="0070469B" w:rsidRDefault="0070469B" w:rsidP="00F3618F">
      <w:pPr>
        <w:pStyle w:val="CommentText"/>
      </w:pPr>
      <w:r>
        <w:rPr>
          <w:rStyle w:val="CommentReference"/>
        </w:rPr>
        <w:annotationRef/>
      </w:r>
      <w:r>
        <w:t>?</w:t>
      </w:r>
    </w:p>
  </w:comment>
  <w:comment w:id="28" w:author="Mohammadali Tofighi" w:date="2023-10-30T18:28:00Z" w:initials="MT">
    <w:p w14:paraId="46FD4380" w14:textId="77777777" w:rsidR="0070469B" w:rsidRDefault="0070469B" w:rsidP="002709CE">
      <w:pPr>
        <w:pStyle w:val="CommentText"/>
        <w:bidi/>
        <w:jc w:val="right"/>
      </w:pPr>
      <w:r>
        <w:rPr>
          <w:rStyle w:val="CommentReference"/>
        </w:rPr>
        <w:annotationRef/>
      </w:r>
      <w:r>
        <w:t>???</w:t>
      </w:r>
    </w:p>
  </w:comment>
  <w:comment w:id="30" w:author="Mohammadali Tofighi" w:date="2023-10-30T18:29:00Z" w:initials="MT">
    <w:p w14:paraId="3274FDCD" w14:textId="77777777" w:rsidR="0070469B" w:rsidRDefault="0070469B" w:rsidP="006E697B">
      <w:pPr>
        <w:pStyle w:val="CommentText"/>
        <w:bidi/>
        <w:jc w:val="right"/>
      </w:pPr>
      <w:r>
        <w:rPr>
          <w:rStyle w:val="CommentReference"/>
        </w:rPr>
        <w:annotationRef/>
      </w:r>
      <w:r>
        <w:t>?</w:t>
      </w:r>
    </w:p>
  </w:comment>
  <w:comment w:id="32" w:author="Mohammadali Tofighi" w:date="2023-10-30T18:30:00Z" w:initials="MT">
    <w:p w14:paraId="733A665F" w14:textId="77777777" w:rsidR="0070469B" w:rsidRDefault="0070469B" w:rsidP="008404D8">
      <w:pPr>
        <w:pStyle w:val="CommentText"/>
      </w:pPr>
      <w:r>
        <w:rPr>
          <w:rStyle w:val="CommentReference"/>
        </w:rPr>
        <w:annotationRef/>
      </w:r>
      <w:r>
        <w:t>?</w:t>
      </w:r>
    </w:p>
  </w:comment>
  <w:comment w:id="36" w:author="Mohammadali Tofighi" w:date="2023-10-30T18:30:00Z" w:initials="MT">
    <w:p w14:paraId="121AAE6B" w14:textId="77777777" w:rsidR="00AB4D1C" w:rsidRDefault="00AB4D1C" w:rsidP="0048685F">
      <w:pPr>
        <w:pStyle w:val="CommentText"/>
      </w:pPr>
      <w:r>
        <w:rPr>
          <w:rStyle w:val="CommentReference"/>
        </w:rPr>
        <w:annotationRef/>
      </w:r>
      <w:r>
        <w:t>?</w:t>
      </w:r>
    </w:p>
  </w:comment>
  <w:comment w:id="39" w:author="Mohammadali Tofighi" w:date="2023-10-30T18:31:00Z" w:initials="MT">
    <w:p w14:paraId="2DCBF842" w14:textId="77777777" w:rsidR="00AB4D1C" w:rsidRDefault="00AB4D1C" w:rsidP="006F4F62">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4EE6BE" w15:done="0"/>
  <w15:commentEx w15:paraId="3F83E595" w15:done="0"/>
  <w15:commentEx w15:paraId="32ED0655" w15:paraIdParent="3F83E595" w15:done="0"/>
  <w15:commentEx w15:paraId="379210A5" w15:done="0"/>
  <w15:commentEx w15:paraId="7D6E5A6F" w15:done="0"/>
  <w15:commentEx w15:paraId="22340ADC" w15:paraIdParent="7D6E5A6F" w15:done="0"/>
  <w15:commentEx w15:paraId="2AEFD64E" w15:done="0"/>
  <w15:commentEx w15:paraId="70DBA4FE" w15:done="0"/>
  <w15:commentEx w15:paraId="58044BEA" w15:done="0"/>
  <w15:commentEx w15:paraId="3D1D7B99" w15:done="0"/>
  <w15:commentEx w15:paraId="6C9C0E88" w15:done="0"/>
  <w15:commentEx w15:paraId="7809D82E" w15:done="0"/>
  <w15:commentEx w15:paraId="29F03DCF" w15:paraIdParent="7809D82E" w15:done="0"/>
  <w15:commentEx w15:paraId="7EF90C5E" w15:done="0"/>
  <w15:commentEx w15:paraId="62EA34F8" w15:paraIdParent="7EF90C5E" w15:done="0"/>
  <w15:commentEx w15:paraId="7DFE11B3" w15:done="0"/>
  <w15:commentEx w15:paraId="76807F38" w15:done="0"/>
  <w15:commentEx w15:paraId="6D317F39" w15:done="0"/>
  <w15:commentEx w15:paraId="55A50CDE" w15:done="0"/>
  <w15:commentEx w15:paraId="2C116B66" w15:done="0"/>
  <w15:commentEx w15:paraId="3EA90E6A" w15:done="0"/>
  <w15:commentEx w15:paraId="46FD4380" w15:done="0"/>
  <w15:commentEx w15:paraId="3274FDCD" w15:done="0"/>
  <w15:commentEx w15:paraId="733A665F" w15:done="0"/>
  <w15:commentEx w15:paraId="121AAE6B" w15:done="0"/>
  <w15:commentEx w15:paraId="2DCBF8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DE15A90" w16cex:dateUtc="2023-10-30T22:09:00Z"/>
  <w16cex:commentExtensible w16cex:durableId="6FEC11AD" w16cex:dateUtc="2023-10-30T22:09:00Z"/>
  <w16cex:commentExtensible w16cex:durableId="5DB3CB74" w16cex:dateUtc="2023-11-01T12:56:00Z"/>
  <w16cex:commentExtensible w16cex:durableId="3E104199" w16cex:dateUtc="2023-10-30T22:13:00Z"/>
  <w16cex:commentExtensible w16cex:durableId="52031A9A" w16cex:dateUtc="2023-10-30T22:14:00Z"/>
  <w16cex:commentExtensible w16cex:durableId="26BEB3E0" w16cex:dateUtc="2023-11-01T12:57:00Z"/>
  <w16cex:commentExtensible w16cex:durableId="50DB1072" w16cex:dateUtc="2023-10-30T22:14:00Z"/>
  <w16cex:commentExtensible w16cex:durableId="4E6C8DD1" w16cex:dateUtc="2023-10-30T22:16:00Z"/>
  <w16cex:commentExtensible w16cex:durableId="73F0DEEC" w16cex:dateUtc="2023-10-30T22:17:00Z"/>
  <w16cex:commentExtensible w16cex:durableId="41EE7B93" w16cex:dateUtc="2023-10-31T16:33:00Z"/>
  <w16cex:commentExtensible w16cex:durableId="712D9CDC" w16cex:dateUtc="2023-10-30T22:17:00Z"/>
  <w16cex:commentExtensible w16cex:durableId="7E39084A" w16cex:dateUtc="2023-10-30T22:18:00Z"/>
  <w16cex:commentExtensible w16cex:durableId="5D921186" w16cex:dateUtc="2023-10-30T23:21:00Z"/>
  <w16cex:commentExtensible w16cex:durableId="54F8E570" w16cex:dateUtc="2023-10-30T22:19:00Z"/>
  <w16cex:commentExtensible w16cex:durableId="05F27CC8" w16cex:dateUtc="2023-10-30T23:21:00Z"/>
  <w16cex:commentExtensible w16cex:durableId="6B07EC6F" w16cex:dateUtc="2023-10-30T22:19:00Z"/>
  <w16cex:commentExtensible w16cex:durableId="2FA068C2" w16cex:dateUtc="2023-10-30T22:20:00Z"/>
  <w16cex:commentExtensible w16cex:durableId="67BAF3F0" w16cex:dateUtc="2023-10-30T22:20:00Z"/>
  <w16cex:commentExtensible w16cex:durableId="64BB84A9" w16cex:dateUtc="2023-10-30T22:26:00Z"/>
  <w16cex:commentExtensible w16cex:durableId="07BD84FA" w16cex:dateUtc="2023-10-30T22:26:00Z"/>
  <w16cex:commentExtensible w16cex:durableId="663F6093" w16cex:dateUtc="2023-10-30T22:27:00Z"/>
  <w16cex:commentExtensible w16cex:durableId="28E21531" w16cex:dateUtc="2023-10-30T22:28:00Z"/>
  <w16cex:commentExtensible w16cex:durableId="6D84EA01" w16cex:dateUtc="2023-10-30T22:29:00Z"/>
  <w16cex:commentExtensible w16cex:durableId="263E1EDC" w16cex:dateUtc="2023-10-30T22:30:00Z"/>
  <w16cex:commentExtensible w16cex:durableId="745CE7EB" w16cex:dateUtc="2023-10-30T22:30:00Z"/>
  <w16cex:commentExtensible w16cex:durableId="3A613538" w16cex:dateUtc="2023-10-30T2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4EE6BE" w16cid:durableId="6DE15A90"/>
  <w16cid:commentId w16cid:paraId="3F83E595" w16cid:durableId="6FEC11AD"/>
  <w16cid:commentId w16cid:paraId="32ED0655" w16cid:durableId="5DB3CB74"/>
  <w16cid:commentId w16cid:paraId="379210A5" w16cid:durableId="3E104199"/>
  <w16cid:commentId w16cid:paraId="7D6E5A6F" w16cid:durableId="52031A9A"/>
  <w16cid:commentId w16cid:paraId="22340ADC" w16cid:durableId="26BEB3E0"/>
  <w16cid:commentId w16cid:paraId="2AEFD64E" w16cid:durableId="50DB1072"/>
  <w16cid:commentId w16cid:paraId="70DBA4FE" w16cid:durableId="4E6C8DD1"/>
  <w16cid:commentId w16cid:paraId="58044BEA" w16cid:durableId="73F0DEEC"/>
  <w16cid:commentId w16cid:paraId="3D1D7B99" w16cid:durableId="41EE7B93"/>
  <w16cid:commentId w16cid:paraId="6C9C0E88" w16cid:durableId="712D9CDC"/>
  <w16cid:commentId w16cid:paraId="7809D82E" w16cid:durableId="7E39084A"/>
  <w16cid:commentId w16cid:paraId="29F03DCF" w16cid:durableId="5D921186"/>
  <w16cid:commentId w16cid:paraId="7EF90C5E" w16cid:durableId="54F8E570"/>
  <w16cid:commentId w16cid:paraId="62EA34F8" w16cid:durableId="05F27CC8"/>
  <w16cid:commentId w16cid:paraId="7DFE11B3" w16cid:durableId="6B07EC6F"/>
  <w16cid:commentId w16cid:paraId="76807F38" w16cid:durableId="2FA068C2"/>
  <w16cid:commentId w16cid:paraId="6D317F39" w16cid:durableId="67BAF3F0"/>
  <w16cid:commentId w16cid:paraId="55A50CDE" w16cid:durableId="64BB84A9"/>
  <w16cid:commentId w16cid:paraId="2C116B66" w16cid:durableId="07BD84FA"/>
  <w16cid:commentId w16cid:paraId="3EA90E6A" w16cid:durableId="663F6093"/>
  <w16cid:commentId w16cid:paraId="46FD4380" w16cid:durableId="28E21531"/>
  <w16cid:commentId w16cid:paraId="3274FDCD" w16cid:durableId="6D84EA01"/>
  <w16cid:commentId w16cid:paraId="733A665F" w16cid:durableId="263E1EDC"/>
  <w16cid:commentId w16cid:paraId="121AAE6B" w16cid:durableId="745CE7EB"/>
  <w16cid:commentId w16cid:paraId="2DCBF842" w16cid:durableId="3A6135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D3B9D" w14:textId="77777777" w:rsidR="00E61B42" w:rsidRDefault="00E61B42" w:rsidP="00206774">
      <w:pPr>
        <w:spacing w:after="0" w:line="240" w:lineRule="auto"/>
      </w:pPr>
      <w:r>
        <w:separator/>
      </w:r>
    </w:p>
  </w:endnote>
  <w:endnote w:type="continuationSeparator" w:id="0">
    <w:p w14:paraId="27F6F8A3" w14:textId="77777777" w:rsidR="00E61B42" w:rsidRDefault="00E61B42" w:rsidP="00206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system">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IBM Plex Sans">
    <w:charset w:val="00"/>
    <w:family w:val="swiss"/>
    <w:pitch w:val="variable"/>
    <w:sig w:usb0="A00002EF" w:usb1="5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880582"/>
      <w:docPartObj>
        <w:docPartGallery w:val="Page Numbers (Bottom of Page)"/>
        <w:docPartUnique/>
      </w:docPartObj>
    </w:sdtPr>
    <w:sdtEndPr>
      <w:rPr>
        <w:noProof/>
      </w:rPr>
    </w:sdtEndPr>
    <w:sdtContent>
      <w:p w14:paraId="632CE053" w14:textId="5DD92090" w:rsidR="0025384C" w:rsidRDefault="002538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C3C684" w14:textId="77777777" w:rsidR="0025384C" w:rsidRDefault="00253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A8FC7" w14:textId="77777777" w:rsidR="00E61B42" w:rsidRDefault="00E61B42" w:rsidP="00206774">
      <w:pPr>
        <w:spacing w:after="0" w:line="240" w:lineRule="auto"/>
      </w:pPr>
      <w:r>
        <w:separator/>
      </w:r>
    </w:p>
  </w:footnote>
  <w:footnote w:type="continuationSeparator" w:id="0">
    <w:p w14:paraId="57D37739" w14:textId="77777777" w:rsidR="00E61B42" w:rsidRDefault="00E61B42" w:rsidP="00206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52C8E"/>
    <w:multiLevelType w:val="multilevel"/>
    <w:tmpl w:val="FA74D8E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4252BFC"/>
    <w:multiLevelType w:val="multilevel"/>
    <w:tmpl w:val="C7E8B974"/>
    <w:lvl w:ilvl="0">
      <w:start w:val="1"/>
      <w:numFmt w:val="decimal"/>
      <w:lvlText w:val="%1"/>
      <w:lvlJc w:val="left"/>
      <w:pPr>
        <w:ind w:left="473" w:hanging="360"/>
      </w:pPr>
      <w:rPr>
        <w:rFonts w:ascii="Times New Roman" w:eastAsia="Times New Roman" w:hAnsi="Times New Roman" w:cs="Times New Roman"/>
        <w:vertAlign w:val="superscript"/>
      </w:rPr>
    </w:lvl>
    <w:lvl w:ilvl="1">
      <w:numFmt w:val="decimal"/>
      <w:isLgl/>
      <w:lvlText w:val="%1.%2"/>
      <w:lvlJc w:val="left"/>
      <w:pPr>
        <w:ind w:left="473" w:hanging="360"/>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833" w:hanging="72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193" w:hanging="108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553" w:hanging="1440"/>
      </w:pPr>
      <w:rPr>
        <w:rFonts w:hint="default"/>
      </w:rPr>
    </w:lvl>
    <w:lvl w:ilvl="8">
      <w:start w:val="1"/>
      <w:numFmt w:val="decimal"/>
      <w:isLgl/>
      <w:lvlText w:val="%1.%2.%3.%4.%5.%6.%7.%8.%9"/>
      <w:lvlJc w:val="left"/>
      <w:pPr>
        <w:ind w:left="1913" w:hanging="1800"/>
      </w:pPr>
      <w:rPr>
        <w:rFonts w:hint="default"/>
      </w:rPr>
    </w:lvl>
  </w:abstractNum>
  <w:num w:numId="1" w16cid:durableId="1115245521">
    <w:abstractNumId w:val="0"/>
  </w:num>
  <w:num w:numId="2" w16cid:durableId="697969252">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ali Tofighi">
    <w15:presenceInfo w15:providerId="AD" w15:userId="S::tofighim@yorku.ca::6dc726de-5fe1-4dc8-8472-d99ee2cfa25f"/>
  </w15:person>
  <w15:person w15:author="Byomkesh Talukder">
    <w15:presenceInfo w15:providerId="AD" w15:userId="S::btalukde@fiu.edu::1b5282fd-412a-49cf-8e7e-1533e7a71e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xNzayNDEwtjAwNzdU0lEKTi0uzszPAykwM6kFAIlmMuEtAAAA"/>
  </w:docVars>
  <w:rsids>
    <w:rsidRoot w:val="0072243C"/>
    <w:rsid w:val="00000F31"/>
    <w:rsid w:val="00000F5A"/>
    <w:rsid w:val="0000508F"/>
    <w:rsid w:val="000074E2"/>
    <w:rsid w:val="00010F03"/>
    <w:rsid w:val="000149A1"/>
    <w:rsid w:val="000154A6"/>
    <w:rsid w:val="000155BE"/>
    <w:rsid w:val="00016DE3"/>
    <w:rsid w:val="00020911"/>
    <w:rsid w:val="00021FF1"/>
    <w:rsid w:val="00030BE6"/>
    <w:rsid w:val="000340AA"/>
    <w:rsid w:val="00037A68"/>
    <w:rsid w:val="000423B1"/>
    <w:rsid w:val="00042992"/>
    <w:rsid w:val="000469E5"/>
    <w:rsid w:val="00064CC8"/>
    <w:rsid w:val="000678BC"/>
    <w:rsid w:val="00076F57"/>
    <w:rsid w:val="00080CFD"/>
    <w:rsid w:val="000820EA"/>
    <w:rsid w:val="00083B60"/>
    <w:rsid w:val="00085157"/>
    <w:rsid w:val="00095AAB"/>
    <w:rsid w:val="00097FBA"/>
    <w:rsid w:val="000A1C76"/>
    <w:rsid w:val="000A23C6"/>
    <w:rsid w:val="000A741F"/>
    <w:rsid w:val="000B085C"/>
    <w:rsid w:val="000B58D3"/>
    <w:rsid w:val="000C0500"/>
    <w:rsid w:val="000C30B1"/>
    <w:rsid w:val="000C4111"/>
    <w:rsid w:val="000C533D"/>
    <w:rsid w:val="000F6612"/>
    <w:rsid w:val="00106F4E"/>
    <w:rsid w:val="001074D0"/>
    <w:rsid w:val="00114FD8"/>
    <w:rsid w:val="0011682D"/>
    <w:rsid w:val="00120A1F"/>
    <w:rsid w:val="001311C5"/>
    <w:rsid w:val="00133B01"/>
    <w:rsid w:val="00140623"/>
    <w:rsid w:val="00160B87"/>
    <w:rsid w:val="00161E00"/>
    <w:rsid w:val="0017176B"/>
    <w:rsid w:val="00173E9E"/>
    <w:rsid w:val="00182D6B"/>
    <w:rsid w:val="00196E4F"/>
    <w:rsid w:val="00197A7D"/>
    <w:rsid w:val="001A02B6"/>
    <w:rsid w:val="001A51A1"/>
    <w:rsid w:val="001B1630"/>
    <w:rsid w:val="001B2561"/>
    <w:rsid w:val="001B2B8B"/>
    <w:rsid w:val="001B481A"/>
    <w:rsid w:val="001C6B0C"/>
    <w:rsid w:val="001E0755"/>
    <w:rsid w:val="001E209A"/>
    <w:rsid w:val="001E2168"/>
    <w:rsid w:val="001E22EC"/>
    <w:rsid w:val="001E41EB"/>
    <w:rsid w:val="001E6EDE"/>
    <w:rsid w:val="001E7696"/>
    <w:rsid w:val="00204158"/>
    <w:rsid w:val="00204650"/>
    <w:rsid w:val="00206774"/>
    <w:rsid w:val="002101C9"/>
    <w:rsid w:val="00210CAB"/>
    <w:rsid w:val="00211A6B"/>
    <w:rsid w:val="002240AE"/>
    <w:rsid w:val="0023611D"/>
    <w:rsid w:val="00242602"/>
    <w:rsid w:val="0025384C"/>
    <w:rsid w:val="002551F1"/>
    <w:rsid w:val="00261B3C"/>
    <w:rsid w:val="00266023"/>
    <w:rsid w:val="002914ED"/>
    <w:rsid w:val="002977FF"/>
    <w:rsid w:val="00297C45"/>
    <w:rsid w:val="002A3B3C"/>
    <w:rsid w:val="002A7052"/>
    <w:rsid w:val="002B6431"/>
    <w:rsid w:val="002C46DF"/>
    <w:rsid w:val="002C47DB"/>
    <w:rsid w:val="002D6C6D"/>
    <w:rsid w:val="002D7AD7"/>
    <w:rsid w:val="002D7ADA"/>
    <w:rsid w:val="002E71E7"/>
    <w:rsid w:val="002E7BF7"/>
    <w:rsid w:val="002F4061"/>
    <w:rsid w:val="002F6E9E"/>
    <w:rsid w:val="002F70FF"/>
    <w:rsid w:val="003055BC"/>
    <w:rsid w:val="003101C5"/>
    <w:rsid w:val="00310434"/>
    <w:rsid w:val="00314A48"/>
    <w:rsid w:val="003207F2"/>
    <w:rsid w:val="00322A94"/>
    <w:rsid w:val="0032730E"/>
    <w:rsid w:val="00327E0D"/>
    <w:rsid w:val="003300B6"/>
    <w:rsid w:val="0033639D"/>
    <w:rsid w:val="0034048F"/>
    <w:rsid w:val="00343C4F"/>
    <w:rsid w:val="003479F8"/>
    <w:rsid w:val="003537A9"/>
    <w:rsid w:val="00361DC0"/>
    <w:rsid w:val="003621E7"/>
    <w:rsid w:val="00362D0D"/>
    <w:rsid w:val="00363946"/>
    <w:rsid w:val="00375A25"/>
    <w:rsid w:val="00375BDD"/>
    <w:rsid w:val="00380C04"/>
    <w:rsid w:val="00397626"/>
    <w:rsid w:val="003A3100"/>
    <w:rsid w:val="003B307E"/>
    <w:rsid w:val="003B527B"/>
    <w:rsid w:val="003B658A"/>
    <w:rsid w:val="003C4CA0"/>
    <w:rsid w:val="003D6DC9"/>
    <w:rsid w:val="003E1CED"/>
    <w:rsid w:val="003E2F6B"/>
    <w:rsid w:val="003F3FE8"/>
    <w:rsid w:val="0040228D"/>
    <w:rsid w:val="00404A24"/>
    <w:rsid w:val="00416BC3"/>
    <w:rsid w:val="00424F03"/>
    <w:rsid w:val="00427C1E"/>
    <w:rsid w:val="0043116A"/>
    <w:rsid w:val="00433976"/>
    <w:rsid w:val="00435136"/>
    <w:rsid w:val="00443985"/>
    <w:rsid w:val="004445AA"/>
    <w:rsid w:val="004513E8"/>
    <w:rsid w:val="00457244"/>
    <w:rsid w:val="00462811"/>
    <w:rsid w:val="004629DC"/>
    <w:rsid w:val="00472D21"/>
    <w:rsid w:val="004732C7"/>
    <w:rsid w:val="0047602E"/>
    <w:rsid w:val="00477204"/>
    <w:rsid w:val="004816D1"/>
    <w:rsid w:val="004871CC"/>
    <w:rsid w:val="00490DF1"/>
    <w:rsid w:val="00490E5F"/>
    <w:rsid w:val="00493004"/>
    <w:rsid w:val="004934A9"/>
    <w:rsid w:val="004A378A"/>
    <w:rsid w:val="004A4FD2"/>
    <w:rsid w:val="004A5392"/>
    <w:rsid w:val="004C2E3F"/>
    <w:rsid w:val="004C329E"/>
    <w:rsid w:val="004C7378"/>
    <w:rsid w:val="004D1254"/>
    <w:rsid w:val="004D3CA3"/>
    <w:rsid w:val="004D4341"/>
    <w:rsid w:val="004D6249"/>
    <w:rsid w:val="004E01A4"/>
    <w:rsid w:val="004E48B7"/>
    <w:rsid w:val="004F0271"/>
    <w:rsid w:val="004F1AEE"/>
    <w:rsid w:val="004F4C74"/>
    <w:rsid w:val="005025A9"/>
    <w:rsid w:val="005025BC"/>
    <w:rsid w:val="005054E2"/>
    <w:rsid w:val="00511D3D"/>
    <w:rsid w:val="00512F18"/>
    <w:rsid w:val="005149D1"/>
    <w:rsid w:val="00515705"/>
    <w:rsid w:val="0052484C"/>
    <w:rsid w:val="005255E5"/>
    <w:rsid w:val="005352B2"/>
    <w:rsid w:val="00543596"/>
    <w:rsid w:val="0054507B"/>
    <w:rsid w:val="005544F6"/>
    <w:rsid w:val="005579BF"/>
    <w:rsid w:val="00562E83"/>
    <w:rsid w:val="00564865"/>
    <w:rsid w:val="00567E2B"/>
    <w:rsid w:val="0058056D"/>
    <w:rsid w:val="00580A41"/>
    <w:rsid w:val="0058123B"/>
    <w:rsid w:val="00582307"/>
    <w:rsid w:val="00585569"/>
    <w:rsid w:val="0059010B"/>
    <w:rsid w:val="005906B0"/>
    <w:rsid w:val="005924EA"/>
    <w:rsid w:val="00593C07"/>
    <w:rsid w:val="005A0748"/>
    <w:rsid w:val="005A1601"/>
    <w:rsid w:val="005A50D6"/>
    <w:rsid w:val="005A5CDC"/>
    <w:rsid w:val="005A6008"/>
    <w:rsid w:val="005B32F0"/>
    <w:rsid w:val="005B4516"/>
    <w:rsid w:val="005C425A"/>
    <w:rsid w:val="005C5792"/>
    <w:rsid w:val="005C7EB5"/>
    <w:rsid w:val="005D5812"/>
    <w:rsid w:val="005D64F5"/>
    <w:rsid w:val="005E1055"/>
    <w:rsid w:val="005E61EF"/>
    <w:rsid w:val="005E63AF"/>
    <w:rsid w:val="005F05F8"/>
    <w:rsid w:val="005F2975"/>
    <w:rsid w:val="005F4A86"/>
    <w:rsid w:val="005F58E1"/>
    <w:rsid w:val="005F721B"/>
    <w:rsid w:val="006126FD"/>
    <w:rsid w:val="00614225"/>
    <w:rsid w:val="0061689B"/>
    <w:rsid w:val="006201D2"/>
    <w:rsid w:val="00624B36"/>
    <w:rsid w:val="00625954"/>
    <w:rsid w:val="00641D91"/>
    <w:rsid w:val="006427C0"/>
    <w:rsid w:val="00650DDC"/>
    <w:rsid w:val="00662404"/>
    <w:rsid w:val="006655C6"/>
    <w:rsid w:val="0066632E"/>
    <w:rsid w:val="00675DAF"/>
    <w:rsid w:val="00675DE0"/>
    <w:rsid w:val="00677001"/>
    <w:rsid w:val="00686A7D"/>
    <w:rsid w:val="006A49B6"/>
    <w:rsid w:val="006A5AA7"/>
    <w:rsid w:val="006B394D"/>
    <w:rsid w:val="006B5BAD"/>
    <w:rsid w:val="006B5D69"/>
    <w:rsid w:val="006C374F"/>
    <w:rsid w:val="006C3C0A"/>
    <w:rsid w:val="006E2C8F"/>
    <w:rsid w:val="006E79CA"/>
    <w:rsid w:val="006F1604"/>
    <w:rsid w:val="006F4FE4"/>
    <w:rsid w:val="0070469B"/>
    <w:rsid w:val="0070797B"/>
    <w:rsid w:val="007105FB"/>
    <w:rsid w:val="00715C57"/>
    <w:rsid w:val="00721B60"/>
    <w:rsid w:val="0072243C"/>
    <w:rsid w:val="00726A17"/>
    <w:rsid w:val="00733CF0"/>
    <w:rsid w:val="00735096"/>
    <w:rsid w:val="00735E7F"/>
    <w:rsid w:val="007415C3"/>
    <w:rsid w:val="00746608"/>
    <w:rsid w:val="00752EF4"/>
    <w:rsid w:val="007542D0"/>
    <w:rsid w:val="007612E2"/>
    <w:rsid w:val="00765447"/>
    <w:rsid w:val="00772076"/>
    <w:rsid w:val="00773900"/>
    <w:rsid w:val="00774ABA"/>
    <w:rsid w:val="0078509F"/>
    <w:rsid w:val="00790102"/>
    <w:rsid w:val="0079344C"/>
    <w:rsid w:val="007A1765"/>
    <w:rsid w:val="007B0D76"/>
    <w:rsid w:val="007B12C0"/>
    <w:rsid w:val="007B1C51"/>
    <w:rsid w:val="007B22C9"/>
    <w:rsid w:val="007B3506"/>
    <w:rsid w:val="007B49FD"/>
    <w:rsid w:val="007B572F"/>
    <w:rsid w:val="007C08E7"/>
    <w:rsid w:val="007C33A2"/>
    <w:rsid w:val="007C486A"/>
    <w:rsid w:val="007C7F34"/>
    <w:rsid w:val="007E4A4B"/>
    <w:rsid w:val="007E5E7B"/>
    <w:rsid w:val="007E6F4D"/>
    <w:rsid w:val="007F1714"/>
    <w:rsid w:val="007F4E04"/>
    <w:rsid w:val="007F7DB3"/>
    <w:rsid w:val="008006A9"/>
    <w:rsid w:val="00810751"/>
    <w:rsid w:val="00817F8F"/>
    <w:rsid w:val="00821419"/>
    <w:rsid w:val="008235E9"/>
    <w:rsid w:val="00823FC9"/>
    <w:rsid w:val="00825CC8"/>
    <w:rsid w:val="0083446C"/>
    <w:rsid w:val="0083705A"/>
    <w:rsid w:val="0084082E"/>
    <w:rsid w:val="00846182"/>
    <w:rsid w:val="00846F3B"/>
    <w:rsid w:val="00851A09"/>
    <w:rsid w:val="008537AB"/>
    <w:rsid w:val="008653D6"/>
    <w:rsid w:val="00865EA0"/>
    <w:rsid w:val="00870865"/>
    <w:rsid w:val="0087245F"/>
    <w:rsid w:val="008742EB"/>
    <w:rsid w:val="008934C4"/>
    <w:rsid w:val="008A00A3"/>
    <w:rsid w:val="008A149C"/>
    <w:rsid w:val="008B5810"/>
    <w:rsid w:val="008C3D25"/>
    <w:rsid w:val="008C4959"/>
    <w:rsid w:val="008D0CED"/>
    <w:rsid w:val="008D0FD1"/>
    <w:rsid w:val="008E0120"/>
    <w:rsid w:val="008E1D6A"/>
    <w:rsid w:val="008E2C51"/>
    <w:rsid w:val="008E31A1"/>
    <w:rsid w:val="008E48CF"/>
    <w:rsid w:val="008E7791"/>
    <w:rsid w:val="008F7A85"/>
    <w:rsid w:val="009222A2"/>
    <w:rsid w:val="009230AE"/>
    <w:rsid w:val="00924D8A"/>
    <w:rsid w:val="00927253"/>
    <w:rsid w:val="00931F07"/>
    <w:rsid w:val="00934F5E"/>
    <w:rsid w:val="0093512C"/>
    <w:rsid w:val="009372F3"/>
    <w:rsid w:val="00967EF5"/>
    <w:rsid w:val="0097111D"/>
    <w:rsid w:val="00974667"/>
    <w:rsid w:val="0098622E"/>
    <w:rsid w:val="00991AE6"/>
    <w:rsid w:val="00992ED5"/>
    <w:rsid w:val="009945DC"/>
    <w:rsid w:val="009B40A0"/>
    <w:rsid w:val="009B57B7"/>
    <w:rsid w:val="009B684D"/>
    <w:rsid w:val="009C0A26"/>
    <w:rsid w:val="009D2980"/>
    <w:rsid w:val="009D2F1D"/>
    <w:rsid w:val="009D7BEB"/>
    <w:rsid w:val="009E07B9"/>
    <w:rsid w:val="009F1E7D"/>
    <w:rsid w:val="009F44C9"/>
    <w:rsid w:val="009F5DB3"/>
    <w:rsid w:val="00A138A3"/>
    <w:rsid w:val="00A31323"/>
    <w:rsid w:val="00A33CD4"/>
    <w:rsid w:val="00A40B14"/>
    <w:rsid w:val="00A430F9"/>
    <w:rsid w:val="00A52375"/>
    <w:rsid w:val="00A806C8"/>
    <w:rsid w:val="00A80D3D"/>
    <w:rsid w:val="00A91C53"/>
    <w:rsid w:val="00A925C8"/>
    <w:rsid w:val="00A965F6"/>
    <w:rsid w:val="00AA09F4"/>
    <w:rsid w:val="00AA29E9"/>
    <w:rsid w:val="00AA655D"/>
    <w:rsid w:val="00AA7310"/>
    <w:rsid w:val="00AA77E3"/>
    <w:rsid w:val="00AB104E"/>
    <w:rsid w:val="00AB4D1C"/>
    <w:rsid w:val="00AB6214"/>
    <w:rsid w:val="00AC11BE"/>
    <w:rsid w:val="00AC7438"/>
    <w:rsid w:val="00AD068B"/>
    <w:rsid w:val="00AD0AD6"/>
    <w:rsid w:val="00AD1C22"/>
    <w:rsid w:val="00AD7716"/>
    <w:rsid w:val="00AE363E"/>
    <w:rsid w:val="00AF0A5F"/>
    <w:rsid w:val="00AF3178"/>
    <w:rsid w:val="00AF3607"/>
    <w:rsid w:val="00AF3C9F"/>
    <w:rsid w:val="00B03415"/>
    <w:rsid w:val="00B064C5"/>
    <w:rsid w:val="00B1527C"/>
    <w:rsid w:val="00B21CAC"/>
    <w:rsid w:val="00B27C00"/>
    <w:rsid w:val="00B32759"/>
    <w:rsid w:val="00B345F5"/>
    <w:rsid w:val="00B37E57"/>
    <w:rsid w:val="00B419E7"/>
    <w:rsid w:val="00B612CC"/>
    <w:rsid w:val="00B627FF"/>
    <w:rsid w:val="00B63932"/>
    <w:rsid w:val="00B63F91"/>
    <w:rsid w:val="00B702F9"/>
    <w:rsid w:val="00B7447B"/>
    <w:rsid w:val="00B74E76"/>
    <w:rsid w:val="00B75457"/>
    <w:rsid w:val="00B82BF8"/>
    <w:rsid w:val="00B860D9"/>
    <w:rsid w:val="00BA23F2"/>
    <w:rsid w:val="00BA2E4C"/>
    <w:rsid w:val="00BA4E85"/>
    <w:rsid w:val="00BA560D"/>
    <w:rsid w:val="00BA733B"/>
    <w:rsid w:val="00BB21C2"/>
    <w:rsid w:val="00BC19C3"/>
    <w:rsid w:val="00BC2171"/>
    <w:rsid w:val="00BC4555"/>
    <w:rsid w:val="00BC47B7"/>
    <w:rsid w:val="00BC552F"/>
    <w:rsid w:val="00BC76BA"/>
    <w:rsid w:val="00BD32BD"/>
    <w:rsid w:val="00BD6594"/>
    <w:rsid w:val="00BE259D"/>
    <w:rsid w:val="00BE7D9D"/>
    <w:rsid w:val="00C014BC"/>
    <w:rsid w:val="00C11177"/>
    <w:rsid w:val="00C14010"/>
    <w:rsid w:val="00C17BB4"/>
    <w:rsid w:val="00C208CE"/>
    <w:rsid w:val="00C27FE1"/>
    <w:rsid w:val="00C50153"/>
    <w:rsid w:val="00C51EC4"/>
    <w:rsid w:val="00C54813"/>
    <w:rsid w:val="00C558B1"/>
    <w:rsid w:val="00C5622F"/>
    <w:rsid w:val="00C6468E"/>
    <w:rsid w:val="00C65FCC"/>
    <w:rsid w:val="00C6797A"/>
    <w:rsid w:val="00C75E3B"/>
    <w:rsid w:val="00C835CD"/>
    <w:rsid w:val="00C8530B"/>
    <w:rsid w:val="00C872A1"/>
    <w:rsid w:val="00C911F2"/>
    <w:rsid w:val="00C95947"/>
    <w:rsid w:val="00C95DDB"/>
    <w:rsid w:val="00CA18E1"/>
    <w:rsid w:val="00CA2791"/>
    <w:rsid w:val="00CA41DD"/>
    <w:rsid w:val="00CA5703"/>
    <w:rsid w:val="00CB1617"/>
    <w:rsid w:val="00CC0855"/>
    <w:rsid w:val="00CC4577"/>
    <w:rsid w:val="00CD0E1B"/>
    <w:rsid w:val="00CD27FC"/>
    <w:rsid w:val="00CD5307"/>
    <w:rsid w:val="00CD77A8"/>
    <w:rsid w:val="00CE74EB"/>
    <w:rsid w:val="00CF0A99"/>
    <w:rsid w:val="00CF22D1"/>
    <w:rsid w:val="00CF6F92"/>
    <w:rsid w:val="00D01F0A"/>
    <w:rsid w:val="00D028BA"/>
    <w:rsid w:val="00D0679D"/>
    <w:rsid w:val="00D10741"/>
    <w:rsid w:val="00D1134E"/>
    <w:rsid w:val="00D2189E"/>
    <w:rsid w:val="00D235F7"/>
    <w:rsid w:val="00D30851"/>
    <w:rsid w:val="00D31BD7"/>
    <w:rsid w:val="00D321D1"/>
    <w:rsid w:val="00D47E47"/>
    <w:rsid w:val="00D622F0"/>
    <w:rsid w:val="00D673A2"/>
    <w:rsid w:val="00D715E9"/>
    <w:rsid w:val="00D7335F"/>
    <w:rsid w:val="00D7564B"/>
    <w:rsid w:val="00D8417F"/>
    <w:rsid w:val="00D857E0"/>
    <w:rsid w:val="00D90907"/>
    <w:rsid w:val="00D948CE"/>
    <w:rsid w:val="00D97FE4"/>
    <w:rsid w:val="00DA16CA"/>
    <w:rsid w:val="00DA306C"/>
    <w:rsid w:val="00DA33AC"/>
    <w:rsid w:val="00DA358F"/>
    <w:rsid w:val="00DA6927"/>
    <w:rsid w:val="00DA7165"/>
    <w:rsid w:val="00DB0EBF"/>
    <w:rsid w:val="00DB20D9"/>
    <w:rsid w:val="00DB2610"/>
    <w:rsid w:val="00DC27AD"/>
    <w:rsid w:val="00DD4AB6"/>
    <w:rsid w:val="00DE35F7"/>
    <w:rsid w:val="00DE6A21"/>
    <w:rsid w:val="00DE7B0E"/>
    <w:rsid w:val="00DF54D5"/>
    <w:rsid w:val="00DF6DA3"/>
    <w:rsid w:val="00E00B54"/>
    <w:rsid w:val="00E0273B"/>
    <w:rsid w:val="00E02C61"/>
    <w:rsid w:val="00E05D85"/>
    <w:rsid w:val="00E133C5"/>
    <w:rsid w:val="00E13D21"/>
    <w:rsid w:val="00E17601"/>
    <w:rsid w:val="00E224D3"/>
    <w:rsid w:val="00E31479"/>
    <w:rsid w:val="00E33661"/>
    <w:rsid w:val="00E3628D"/>
    <w:rsid w:val="00E37043"/>
    <w:rsid w:val="00E401C7"/>
    <w:rsid w:val="00E42249"/>
    <w:rsid w:val="00E61B42"/>
    <w:rsid w:val="00E62C11"/>
    <w:rsid w:val="00E70B15"/>
    <w:rsid w:val="00E72DD8"/>
    <w:rsid w:val="00E84E22"/>
    <w:rsid w:val="00E85D5B"/>
    <w:rsid w:val="00E93E48"/>
    <w:rsid w:val="00E976E1"/>
    <w:rsid w:val="00EA2EF1"/>
    <w:rsid w:val="00EA4AD5"/>
    <w:rsid w:val="00EB1685"/>
    <w:rsid w:val="00EB4F93"/>
    <w:rsid w:val="00EC11AD"/>
    <w:rsid w:val="00EC2EFE"/>
    <w:rsid w:val="00EC3E61"/>
    <w:rsid w:val="00EC7ED5"/>
    <w:rsid w:val="00ED1829"/>
    <w:rsid w:val="00ED25FB"/>
    <w:rsid w:val="00ED5305"/>
    <w:rsid w:val="00ED69FA"/>
    <w:rsid w:val="00ED6A9F"/>
    <w:rsid w:val="00EE1ED2"/>
    <w:rsid w:val="00EE68BC"/>
    <w:rsid w:val="00EE77C6"/>
    <w:rsid w:val="00EF30CF"/>
    <w:rsid w:val="00F00F3D"/>
    <w:rsid w:val="00F046DD"/>
    <w:rsid w:val="00F073DF"/>
    <w:rsid w:val="00F1134C"/>
    <w:rsid w:val="00F135A6"/>
    <w:rsid w:val="00F15689"/>
    <w:rsid w:val="00F2382F"/>
    <w:rsid w:val="00F24F4C"/>
    <w:rsid w:val="00F3581D"/>
    <w:rsid w:val="00F442BA"/>
    <w:rsid w:val="00F46E22"/>
    <w:rsid w:val="00F4794E"/>
    <w:rsid w:val="00F5205B"/>
    <w:rsid w:val="00F54C74"/>
    <w:rsid w:val="00F5649F"/>
    <w:rsid w:val="00F63977"/>
    <w:rsid w:val="00F65C05"/>
    <w:rsid w:val="00F66251"/>
    <w:rsid w:val="00F66532"/>
    <w:rsid w:val="00F66A60"/>
    <w:rsid w:val="00F71007"/>
    <w:rsid w:val="00F71020"/>
    <w:rsid w:val="00F7219A"/>
    <w:rsid w:val="00F83261"/>
    <w:rsid w:val="00F83905"/>
    <w:rsid w:val="00F85A28"/>
    <w:rsid w:val="00F86433"/>
    <w:rsid w:val="00F87DFF"/>
    <w:rsid w:val="00F87EA7"/>
    <w:rsid w:val="00F9010D"/>
    <w:rsid w:val="00FA3705"/>
    <w:rsid w:val="00FA4545"/>
    <w:rsid w:val="00FB5338"/>
    <w:rsid w:val="00FB60C6"/>
    <w:rsid w:val="00FB6D34"/>
    <w:rsid w:val="00FC0899"/>
    <w:rsid w:val="00FC6E2D"/>
    <w:rsid w:val="00FF47D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3">
      <o:colormru v:ext="edit" colors="#ddd"/>
    </o:shapedefaults>
    <o:shapelayout v:ext="edit">
      <o:idmap v:ext="edit" data="1"/>
      <o:rules v:ext="edit">
        <o:r id="V:Rule1" type="connector" idref="#Straight Arrow Connector 36"/>
        <o:r id="V:Rule2" type="connector" idref="#Straight Arrow Connector 38"/>
        <o:r id="V:Rule3" type="connector" idref="#Straight Arrow Connector 37"/>
        <o:r id="V:Rule4" type="connector" idref="#Straight Arrow Connector 143380"/>
        <o:r id="V:Rule5" type="connector" idref="#Straight Arrow Connector 143378"/>
        <o:r id="V:Rule6" type="connector" idref="#Straight Arrow Connector 29"/>
        <o:r id="V:Rule7" type="connector" idref="#Straight Arrow Connector 143376"/>
        <o:r id="V:Rule8" type="connector" idref="#_x0000_s1083"/>
        <o:r id="V:Rule9" type="connector" idref="#_x0000_s1089"/>
        <o:r id="V:Rule10" type="connector" idref="#_x0000_s1095"/>
        <o:r id="V:Rule11" type="connector" idref="#_x0000_s1092"/>
        <o:r id="V:Rule12" type="connector" idref="#_x0000_s1130"/>
        <o:r id="V:Rule13" type="connector" idref="#_x0000_s1084"/>
        <o:r id="V:Rule14" type="connector" idref="#_x0000_s1127"/>
        <o:r id="V:Rule15" type="connector" idref="#_x0000_s1081"/>
        <o:r id="V:Rule16" type="connector" idref="#_x0000_s1120"/>
        <o:r id="V:Rule17" type="connector" idref="#_x0000_s1124"/>
      </o:rules>
    </o:shapelayout>
  </w:shapeDefaults>
  <w:decimalSymbol w:val="."/>
  <w:listSeparator w:val=","/>
  <w14:docId w14:val="132CDB9E"/>
  <w15:docId w15:val="{9B2E9F29-52D3-4A22-8C2D-9A5376E79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335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D73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42BA"/>
    <w:pPr>
      <w:keepNext/>
      <w:keepLines/>
      <w:spacing w:before="200" w:after="0"/>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semiHidden/>
    <w:unhideWhenUsed/>
    <w:qFormat/>
    <w:rsid w:val="00D733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link w:val="Heading6Char"/>
    <w:uiPriority w:val="9"/>
    <w:qFormat/>
    <w:rsid w:val="00D7335F"/>
    <w:pPr>
      <w:spacing w:before="100" w:beforeAutospacing="1" w:after="100" w:afterAutospacing="1" w:line="240" w:lineRule="auto"/>
      <w:outlineLvl w:val="5"/>
    </w:pPr>
    <w:rPr>
      <w:rFonts w:ascii="Times New Roman" w:eastAsia="Times New Roman" w:hAnsi="Times New Roman" w:cs="Times New Roman"/>
      <w:b/>
      <w:bCs/>
      <w:sz w:val="15"/>
      <w:szCs w:val="15"/>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243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uiPriority w:val="9"/>
    <w:rsid w:val="00F442BA"/>
    <w:rPr>
      <w:rFonts w:asciiTheme="majorHAnsi" w:eastAsiaTheme="majorEastAsia" w:hAnsiTheme="majorHAnsi" w:cstheme="majorBidi"/>
      <w:b/>
      <w:bCs/>
      <w:color w:val="4472C4" w:themeColor="accent1"/>
      <w:lang w:val="en-US"/>
    </w:rPr>
  </w:style>
  <w:style w:type="character" w:styleId="Hyperlink">
    <w:name w:val="Hyperlink"/>
    <w:basedOn w:val="DefaultParagraphFont"/>
    <w:uiPriority w:val="99"/>
    <w:unhideWhenUsed/>
    <w:rsid w:val="00F442BA"/>
    <w:rPr>
      <w:color w:val="0563C1" w:themeColor="hyperlink"/>
      <w:u w:val="single"/>
    </w:rPr>
  </w:style>
  <w:style w:type="character" w:customStyle="1" w:styleId="equationtd1">
    <w:name w:val="equationtd1"/>
    <w:basedOn w:val="DefaultParagraphFont"/>
    <w:rsid w:val="00F442BA"/>
  </w:style>
  <w:style w:type="character" w:customStyle="1" w:styleId="figurecaption">
    <w:name w:val="figure__caption"/>
    <w:basedOn w:val="DefaultParagraphFont"/>
    <w:rsid w:val="00F442BA"/>
  </w:style>
  <w:style w:type="character" w:customStyle="1" w:styleId="mathjax1">
    <w:name w:val="mathjax1"/>
    <w:basedOn w:val="DefaultParagraphFont"/>
    <w:rsid w:val="00F442BA"/>
    <w:rPr>
      <w:b w:val="0"/>
      <w:bCs w:val="0"/>
      <w:i w:val="0"/>
      <w:iCs w:val="0"/>
      <w:caps w:val="0"/>
      <w:vanish w:val="0"/>
      <w:webHidden w:val="0"/>
      <w:spacing w:val="0"/>
      <w:sz w:val="24"/>
      <w:szCs w:val="24"/>
      <w:bdr w:val="none" w:sz="0" w:space="0" w:color="auto" w:frame="1"/>
      <w:rtl w:val="0"/>
      <w:specVanish w:val="0"/>
    </w:rPr>
  </w:style>
  <w:style w:type="character" w:customStyle="1" w:styleId="mathjax2">
    <w:name w:val="mathjax2"/>
    <w:basedOn w:val="DefaultParagraphFont"/>
    <w:rsid w:val="00F442BA"/>
    <w:rPr>
      <w:b w:val="0"/>
      <w:bCs w:val="0"/>
      <w:i w:val="0"/>
      <w:iCs w:val="0"/>
      <w:caps w:val="0"/>
      <w:vanish w:val="0"/>
      <w:webHidden w:val="0"/>
      <w:spacing w:val="0"/>
      <w:sz w:val="24"/>
      <w:szCs w:val="24"/>
      <w:bdr w:val="none" w:sz="0" w:space="0" w:color="auto" w:frame="1"/>
      <w:rtl w:val="0"/>
      <w:specVanish w:val="0"/>
    </w:rPr>
  </w:style>
  <w:style w:type="character" w:styleId="FootnoteReference">
    <w:name w:val="footnote reference"/>
    <w:basedOn w:val="DefaultParagraphFont"/>
    <w:uiPriority w:val="99"/>
    <w:unhideWhenUsed/>
    <w:rsid w:val="00F442BA"/>
  </w:style>
  <w:style w:type="paragraph" w:customStyle="1" w:styleId="MDPI16affiliation">
    <w:name w:val="MDPI_1.6_affiliation"/>
    <w:basedOn w:val="Normal"/>
    <w:qFormat/>
    <w:rsid w:val="00F442BA"/>
    <w:pPr>
      <w:adjustRightInd w:val="0"/>
      <w:snapToGrid w:val="0"/>
      <w:spacing w:after="0" w:line="200" w:lineRule="atLeast"/>
      <w:ind w:left="311" w:hanging="198"/>
    </w:pPr>
    <w:rPr>
      <w:rFonts w:ascii="Palatino Linotype" w:eastAsia="Times New Roman" w:hAnsi="Palatino Linotype" w:cs="Times New Roman"/>
      <w:color w:val="000000"/>
      <w:sz w:val="18"/>
      <w:szCs w:val="18"/>
      <w:lang w:val="en-US" w:eastAsia="de-DE" w:bidi="en-US"/>
    </w:rPr>
  </w:style>
  <w:style w:type="character" w:styleId="CommentReference">
    <w:name w:val="annotation reference"/>
    <w:basedOn w:val="DefaultParagraphFont"/>
    <w:uiPriority w:val="99"/>
    <w:semiHidden/>
    <w:unhideWhenUsed/>
    <w:rsid w:val="00F442BA"/>
    <w:rPr>
      <w:sz w:val="16"/>
      <w:szCs w:val="16"/>
    </w:rPr>
  </w:style>
  <w:style w:type="paragraph" w:styleId="CommentText">
    <w:name w:val="annotation text"/>
    <w:basedOn w:val="Normal"/>
    <w:link w:val="CommentTextChar"/>
    <w:uiPriority w:val="99"/>
    <w:unhideWhenUsed/>
    <w:rsid w:val="00F442BA"/>
    <w:pPr>
      <w:spacing w:line="240" w:lineRule="auto"/>
    </w:pPr>
    <w:rPr>
      <w:sz w:val="20"/>
      <w:szCs w:val="20"/>
    </w:rPr>
  </w:style>
  <w:style w:type="character" w:customStyle="1" w:styleId="CommentTextChar">
    <w:name w:val="Comment Text Char"/>
    <w:basedOn w:val="DefaultParagraphFont"/>
    <w:link w:val="CommentText"/>
    <w:uiPriority w:val="99"/>
    <w:rsid w:val="00F442BA"/>
    <w:rPr>
      <w:sz w:val="20"/>
      <w:szCs w:val="20"/>
    </w:rPr>
  </w:style>
  <w:style w:type="paragraph" w:styleId="ListParagraph">
    <w:name w:val="List Paragraph"/>
    <w:basedOn w:val="Normal"/>
    <w:uiPriority w:val="34"/>
    <w:qFormat/>
    <w:rsid w:val="00F442BA"/>
    <w:pPr>
      <w:ind w:left="720"/>
      <w:contextualSpacing/>
    </w:pPr>
  </w:style>
  <w:style w:type="table" w:styleId="TableGrid">
    <w:name w:val="Table Grid"/>
    <w:basedOn w:val="TableNormal"/>
    <w:uiPriority w:val="39"/>
    <w:rsid w:val="00F44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067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6774"/>
    <w:rPr>
      <w:sz w:val="20"/>
      <w:szCs w:val="20"/>
    </w:rPr>
  </w:style>
  <w:style w:type="character" w:customStyle="1" w:styleId="Heading1Char">
    <w:name w:val="Heading 1 Char"/>
    <w:basedOn w:val="DefaultParagraphFont"/>
    <w:link w:val="Heading1"/>
    <w:uiPriority w:val="9"/>
    <w:rsid w:val="00D7335F"/>
    <w:rPr>
      <w:rFonts w:ascii="Times New Roman" w:eastAsia="Times New Roman" w:hAnsi="Times New Roman" w:cs="Times New Roman"/>
      <w:b/>
      <w:bCs/>
      <w:kern w:val="36"/>
      <w:sz w:val="48"/>
      <w:szCs w:val="48"/>
      <w:lang w:eastAsia="en-CA"/>
    </w:rPr>
  </w:style>
  <w:style w:type="character" w:customStyle="1" w:styleId="Heading2Char">
    <w:name w:val="Heading 2 Char"/>
    <w:basedOn w:val="DefaultParagraphFont"/>
    <w:link w:val="Heading2"/>
    <w:uiPriority w:val="9"/>
    <w:semiHidden/>
    <w:rsid w:val="00D7335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7335F"/>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D7335F"/>
    <w:rPr>
      <w:rFonts w:ascii="Times New Roman" w:eastAsia="Times New Roman" w:hAnsi="Times New Roman" w:cs="Times New Roman"/>
      <w:b/>
      <w:bCs/>
      <w:sz w:val="15"/>
      <w:szCs w:val="15"/>
      <w:lang w:eastAsia="en-CA"/>
    </w:rPr>
  </w:style>
  <w:style w:type="character" w:styleId="Strong">
    <w:name w:val="Strong"/>
    <w:basedOn w:val="DefaultParagraphFont"/>
    <w:uiPriority w:val="22"/>
    <w:qFormat/>
    <w:rsid w:val="00D7335F"/>
    <w:rPr>
      <w:b/>
      <w:bCs/>
    </w:rPr>
  </w:style>
  <w:style w:type="character" w:styleId="UnresolvedMention">
    <w:name w:val="Unresolved Mention"/>
    <w:basedOn w:val="DefaultParagraphFont"/>
    <w:uiPriority w:val="99"/>
    <w:semiHidden/>
    <w:unhideWhenUsed/>
    <w:rsid w:val="00D7335F"/>
    <w:rPr>
      <w:color w:val="605E5C"/>
      <w:shd w:val="clear" w:color="auto" w:fill="E1DFDD"/>
    </w:rPr>
  </w:style>
  <w:style w:type="character" w:styleId="Emphasis">
    <w:name w:val="Emphasis"/>
    <w:basedOn w:val="DefaultParagraphFont"/>
    <w:uiPriority w:val="20"/>
    <w:qFormat/>
    <w:rsid w:val="00D7335F"/>
    <w:rPr>
      <w:i/>
      <w:iCs/>
    </w:rPr>
  </w:style>
  <w:style w:type="character" w:customStyle="1" w:styleId="ember-view">
    <w:name w:val="ember-view"/>
    <w:basedOn w:val="DefaultParagraphFont"/>
    <w:rsid w:val="00D7335F"/>
  </w:style>
  <w:style w:type="paragraph" w:customStyle="1" w:styleId="nitro-offscreen">
    <w:name w:val="nitro-offscreen"/>
    <w:basedOn w:val="Normal"/>
    <w:rsid w:val="00D7335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short-linkdesc">
    <w:name w:val="short-link__desc"/>
    <w:basedOn w:val="DefaultParagraphFont"/>
    <w:rsid w:val="00D7335F"/>
  </w:style>
  <w:style w:type="character" w:customStyle="1" w:styleId="short-linkheading">
    <w:name w:val="short-link__heading"/>
    <w:basedOn w:val="DefaultParagraphFont"/>
    <w:rsid w:val="00D7335F"/>
  </w:style>
  <w:style w:type="paragraph" w:styleId="CommentSubject">
    <w:name w:val="annotation subject"/>
    <w:basedOn w:val="CommentText"/>
    <w:next w:val="CommentText"/>
    <w:link w:val="CommentSubjectChar"/>
    <w:uiPriority w:val="99"/>
    <w:semiHidden/>
    <w:unhideWhenUsed/>
    <w:rsid w:val="00BA4E85"/>
    <w:rPr>
      <w:b/>
      <w:bCs/>
    </w:rPr>
  </w:style>
  <w:style w:type="character" w:customStyle="1" w:styleId="CommentSubjectChar">
    <w:name w:val="Comment Subject Char"/>
    <w:basedOn w:val="CommentTextChar"/>
    <w:link w:val="CommentSubject"/>
    <w:uiPriority w:val="99"/>
    <w:semiHidden/>
    <w:rsid w:val="00BA4E85"/>
    <w:rPr>
      <w:b/>
      <w:bCs/>
      <w:sz w:val="20"/>
      <w:szCs w:val="20"/>
    </w:rPr>
  </w:style>
  <w:style w:type="paragraph" w:customStyle="1" w:styleId="q-text">
    <w:name w:val="q-text"/>
    <w:basedOn w:val="Normal"/>
    <w:rsid w:val="00F46E2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z-TopofForm">
    <w:name w:val="HTML Top of Form"/>
    <w:basedOn w:val="Normal"/>
    <w:next w:val="Normal"/>
    <w:link w:val="z-TopofFormChar"/>
    <w:hidden/>
    <w:uiPriority w:val="99"/>
    <w:semiHidden/>
    <w:unhideWhenUsed/>
    <w:rsid w:val="00C95947"/>
    <w:pPr>
      <w:pBdr>
        <w:bottom w:val="single" w:sz="6" w:space="1" w:color="auto"/>
      </w:pBdr>
      <w:spacing w:after="0" w:line="240" w:lineRule="auto"/>
      <w:jc w:val="center"/>
    </w:pPr>
    <w:rPr>
      <w:rFonts w:ascii="Arial" w:eastAsia="Times New Roman" w:hAnsi="Arial" w:cs="Arial"/>
      <w:vanish/>
      <w:sz w:val="16"/>
      <w:szCs w:val="16"/>
      <w:lang w:eastAsia="en-CA"/>
    </w:rPr>
  </w:style>
  <w:style w:type="character" w:customStyle="1" w:styleId="z-TopofFormChar">
    <w:name w:val="z-Top of Form Char"/>
    <w:basedOn w:val="DefaultParagraphFont"/>
    <w:link w:val="z-TopofForm"/>
    <w:uiPriority w:val="99"/>
    <w:semiHidden/>
    <w:rsid w:val="00C95947"/>
    <w:rPr>
      <w:rFonts w:ascii="Arial" w:eastAsia="Times New Roman" w:hAnsi="Arial" w:cs="Arial"/>
      <w:vanish/>
      <w:sz w:val="16"/>
      <w:szCs w:val="16"/>
      <w:lang w:eastAsia="en-CA"/>
    </w:rPr>
  </w:style>
  <w:style w:type="paragraph" w:styleId="z-BottomofForm">
    <w:name w:val="HTML Bottom of Form"/>
    <w:basedOn w:val="Normal"/>
    <w:next w:val="Normal"/>
    <w:link w:val="z-BottomofFormChar"/>
    <w:hidden/>
    <w:uiPriority w:val="99"/>
    <w:semiHidden/>
    <w:unhideWhenUsed/>
    <w:rsid w:val="00C95947"/>
    <w:pPr>
      <w:pBdr>
        <w:top w:val="single" w:sz="6" w:space="1" w:color="auto"/>
      </w:pBdr>
      <w:spacing w:after="0" w:line="240" w:lineRule="auto"/>
      <w:jc w:val="center"/>
    </w:pPr>
    <w:rPr>
      <w:rFonts w:ascii="Arial" w:eastAsia="Times New Roman" w:hAnsi="Arial" w:cs="Arial"/>
      <w:vanish/>
      <w:sz w:val="16"/>
      <w:szCs w:val="16"/>
      <w:lang w:eastAsia="en-CA"/>
    </w:rPr>
  </w:style>
  <w:style w:type="character" w:customStyle="1" w:styleId="z-BottomofFormChar">
    <w:name w:val="z-Bottom of Form Char"/>
    <w:basedOn w:val="DefaultParagraphFont"/>
    <w:link w:val="z-BottomofForm"/>
    <w:uiPriority w:val="99"/>
    <w:semiHidden/>
    <w:rsid w:val="00C95947"/>
    <w:rPr>
      <w:rFonts w:ascii="Arial" w:eastAsia="Times New Roman" w:hAnsi="Arial" w:cs="Arial"/>
      <w:vanish/>
      <w:sz w:val="16"/>
      <w:szCs w:val="16"/>
      <w:lang w:eastAsia="en-CA"/>
    </w:rPr>
  </w:style>
  <w:style w:type="paragraph" w:customStyle="1" w:styleId="pf0">
    <w:name w:val="pf0"/>
    <w:basedOn w:val="Normal"/>
    <w:rsid w:val="00E3628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f01">
    <w:name w:val="cf01"/>
    <w:basedOn w:val="DefaultParagraphFont"/>
    <w:rsid w:val="00E3628D"/>
    <w:rPr>
      <w:rFonts w:ascii="Segoe UI" w:hAnsi="Segoe UI" w:cs="Segoe UI" w:hint="default"/>
      <w:sz w:val="18"/>
      <w:szCs w:val="18"/>
    </w:rPr>
  </w:style>
  <w:style w:type="paragraph" w:customStyle="1" w:styleId="mb15">
    <w:name w:val="mb15"/>
    <w:basedOn w:val="Normal"/>
    <w:rsid w:val="007542D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mb0">
    <w:name w:val="mb0"/>
    <w:basedOn w:val="Normal"/>
    <w:rsid w:val="007542D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MDPI13authornames">
    <w:name w:val="MDPI_1.3_authornames"/>
    <w:basedOn w:val="Normal"/>
    <w:next w:val="Normal"/>
    <w:qFormat/>
    <w:rsid w:val="00F2382F"/>
    <w:pPr>
      <w:adjustRightInd w:val="0"/>
      <w:snapToGrid w:val="0"/>
      <w:spacing w:after="120" w:line="260" w:lineRule="atLeast"/>
    </w:pPr>
    <w:rPr>
      <w:rFonts w:ascii="Palatino Linotype" w:eastAsia="Times New Roman" w:hAnsi="Palatino Linotype" w:cs="Times New Roman"/>
      <w:b/>
      <w:color w:val="000000"/>
      <w:sz w:val="20"/>
      <w:lang w:val="en-US" w:eastAsia="de-DE" w:bidi="en-US"/>
    </w:rPr>
  </w:style>
  <w:style w:type="character" w:customStyle="1" w:styleId="gd">
    <w:name w:val="gd"/>
    <w:basedOn w:val="DefaultParagraphFont"/>
    <w:rsid w:val="00F2382F"/>
  </w:style>
  <w:style w:type="table" w:styleId="PlainTable5">
    <w:name w:val="Plain Table 5"/>
    <w:basedOn w:val="TableNormal"/>
    <w:uiPriority w:val="45"/>
    <w:rsid w:val="00362D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cr-amp-1n7oedm">
    <w:name w:val="dcr-amp-1n7oedm"/>
    <w:basedOn w:val="Normal"/>
    <w:rsid w:val="0033639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dcr-amp-1lhgsf3">
    <w:name w:val="dcr-amp-1lhgsf3"/>
    <w:basedOn w:val="DefaultParagraphFont"/>
    <w:rsid w:val="0033639D"/>
  </w:style>
  <w:style w:type="character" w:customStyle="1" w:styleId="dcr-amp-5lhkrp">
    <w:name w:val="dcr-amp-5lhkrp"/>
    <w:basedOn w:val="DefaultParagraphFont"/>
    <w:rsid w:val="0033639D"/>
  </w:style>
  <w:style w:type="character" w:customStyle="1" w:styleId="dcr-amp-6uw72x">
    <w:name w:val="dcr-amp-6uw72x"/>
    <w:basedOn w:val="DefaultParagraphFont"/>
    <w:rsid w:val="0033639D"/>
  </w:style>
  <w:style w:type="paragraph" w:customStyle="1" w:styleId="dcr-amp-f307ck">
    <w:name w:val="dcr-amp-f307ck"/>
    <w:basedOn w:val="Normal"/>
    <w:rsid w:val="0033639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dcr-amp-qkkttk">
    <w:name w:val="dcr-amp-qkkttk"/>
    <w:basedOn w:val="DefaultParagraphFont"/>
    <w:rsid w:val="0033639D"/>
  </w:style>
  <w:style w:type="paragraph" w:styleId="Revision">
    <w:name w:val="Revision"/>
    <w:hidden/>
    <w:uiPriority w:val="99"/>
    <w:semiHidden/>
    <w:rsid w:val="00114FD8"/>
    <w:pPr>
      <w:spacing w:after="0" w:line="240" w:lineRule="auto"/>
    </w:pPr>
  </w:style>
  <w:style w:type="character" w:styleId="FollowedHyperlink">
    <w:name w:val="FollowedHyperlink"/>
    <w:basedOn w:val="DefaultParagraphFont"/>
    <w:uiPriority w:val="99"/>
    <w:semiHidden/>
    <w:unhideWhenUsed/>
    <w:rsid w:val="003479F8"/>
    <w:rPr>
      <w:color w:val="954F72" w:themeColor="followedHyperlink"/>
      <w:u w:val="single"/>
    </w:rPr>
  </w:style>
  <w:style w:type="paragraph" w:styleId="Header">
    <w:name w:val="header"/>
    <w:basedOn w:val="Normal"/>
    <w:link w:val="HeaderChar"/>
    <w:uiPriority w:val="99"/>
    <w:unhideWhenUsed/>
    <w:rsid w:val="00253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84C"/>
  </w:style>
  <w:style w:type="paragraph" w:styleId="Footer">
    <w:name w:val="footer"/>
    <w:basedOn w:val="Normal"/>
    <w:link w:val="FooterChar"/>
    <w:uiPriority w:val="99"/>
    <w:unhideWhenUsed/>
    <w:rsid w:val="00253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84C"/>
  </w:style>
  <w:style w:type="character" w:customStyle="1" w:styleId="smartreply">
    <w:name w:val="smartreply"/>
    <w:basedOn w:val="DefaultParagraphFont"/>
    <w:rsid w:val="00817F8F"/>
  </w:style>
  <w:style w:type="character" w:customStyle="1" w:styleId="contentpasted0">
    <w:name w:val="contentpasted0"/>
    <w:basedOn w:val="DefaultParagraphFont"/>
    <w:rsid w:val="00817F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7469">
      <w:bodyDiv w:val="1"/>
      <w:marLeft w:val="0"/>
      <w:marRight w:val="0"/>
      <w:marTop w:val="0"/>
      <w:marBottom w:val="0"/>
      <w:divBdr>
        <w:top w:val="none" w:sz="0" w:space="0" w:color="auto"/>
        <w:left w:val="none" w:sz="0" w:space="0" w:color="auto"/>
        <w:bottom w:val="none" w:sz="0" w:space="0" w:color="auto"/>
        <w:right w:val="none" w:sz="0" w:space="0" w:color="auto"/>
      </w:divBdr>
    </w:div>
    <w:div w:id="27264574">
      <w:bodyDiv w:val="1"/>
      <w:marLeft w:val="0"/>
      <w:marRight w:val="0"/>
      <w:marTop w:val="0"/>
      <w:marBottom w:val="0"/>
      <w:divBdr>
        <w:top w:val="none" w:sz="0" w:space="0" w:color="auto"/>
        <w:left w:val="none" w:sz="0" w:space="0" w:color="auto"/>
        <w:bottom w:val="none" w:sz="0" w:space="0" w:color="auto"/>
        <w:right w:val="none" w:sz="0" w:space="0" w:color="auto"/>
      </w:divBdr>
      <w:divsChild>
        <w:div w:id="550383879">
          <w:marLeft w:val="0"/>
          <w:marRight w:val="0"/>
          <w:marTop w:val="0"/>
          <w:marBottom w:val="0"/>
          <w:divBdr>
            <w:top w:val="single" w:sz="2" w:space="0" w:color="D9D9E3"/>
            <w:left w:val="single" w:sz="2" w:space="0" w:color="D9D9E3"/>
            <w:bottom w:val="single" w:sz="2" w:space="0" w:color="D9D9E3"/>
            <w:right w:val="single" w:sz="2" w:space="0" w:color="D9D9E3"/>
          </w:divBdr>
          <w:divsChild>
            <w:div w:id="1251619310">
              <w:marLeft w:val="0"/>
              <w:marRight w:val="0"/>
              <w:marTop w:val="0"/>
              <w:marBottom w:val="0"/>
              <w:divBdr>
                <w:top w:val="single" w:sz="2" w:space="0" w:color="D9D9E3"/>
                <w:left w:val="single" w:sz="2" w:space="0" w:color="D9D9E3"/>
                <w:bottom w:val="single" w:sz="2" w:space="0" w:color="D9D9E3"/>
                <w:right w:val="single" w:sz="2" w:space="0" w:color="D9D9E3"/>
              </w:divBdr>
              <w:divsChild>
                <w:div w:id="1526165377">
                  <w:marLeft w:val="0"/>
                  <w:marRight w:val="0"/>
                  <w:marTop w:val="0"/>
                  <w:marBottom w:val="0"/>
                  <w:divBdr>
                    <w:top w:val="single" w:sz="2" w:space="0" w:color="D9D9E3"/>
                    <w:left w:val="single" w:sz="2" w:space="0" w:color="D9D9E3"/>
                    <w:bottom w:val="single" w:sz="2" w:space="0" w:color="D9D9E3"/>
                    <w:right w:val="single" w:sz="2" w:space="0" w:color="D9D9E3"/>
                  </w:divBdr>
                  <w:divsChild>
                    <w:div w:id="1444151682">
                      <w:marLeft w:val="0"/>
                      <w:marRight w:val="0"/>
                      <w:marTop w:val="0"/>
                      <w:marBottom w:val="0"/>
                      <w:divBdr>
                        <w:top w:val="single" w:sz="2" w:space="0" w:color="D9D9E3"/>
                        <w:left w:val="single" w:sz="2" w:space="0" w:color="D9D9E3"/>
                        <w:bottom w:val="single" w:sz="2" w:space="0" w:color="D9D9E3"/>
                        <w:right w:val="single" w:sz="2" w:space="0" w:color="D9D9E3"/>
                      </w:divBdr>
                      <w:divsChild>
                        <w:div w:id="1885405893">
                          <w:marLeft w:val="0"/>
                          <w:marRight w:val="0"/>
                          <w:marTop w:val="0"/>
                          <w:marBottom w:val="0"/>
                          <w:divBdr>
                            <w:top w:val="single" w:sz="2" w:space="0" w:color="auto"/>
                            <w:left w:val="single" w:sz="2" w:space="0" w:color="auto"/>
                            <w:bottom w:val="single" w:sz="6" w:space="0" w:color="auto"/>
                            <w:right w:val="single" w:sz="2" w:space="0" w:color="auto"/>
                          </w:divBdr>
                          <w:divsChild>
                            <w:div w:id="400298038">
                              <w:marLeft w:val="0"/>
                              <w:marRight w:val="0"/>
                              <w:marTop w:val="100"/>
                              <w:marBottom w:val="100"/>
                              <w:divBdr>
                                <w:top w:val="single" w:sz="2" w:space="0" w:color="D9D9E3"/>
                                <w:left w:val="single" w:sz="2" w:space="0" w:color="D9D9E3"/>
                                <w:bottom w:val="single" w:sz="2" w:space="0" w:color="D9D9E3"/>
                                <w:right w:val="single" w:sz="2" w:space="0" w:color="D9D9E3"/>
                              </w:divBdr>
                              <w:divsChild>
                                <w:div w:id="678893350">
                                  <w:marLeft w:val="0"/>
                                  <w:marRight w:val="0"/>
                                  <w:marTop w:val="0"/>
                                  <w:marBottom w:val="0"/>
                                  <w:divBdr>
                                    <w:top w:val="single" w:sz="2" w:space="0" w:color="D9D9E3"/>
                                    <w:left w:val="single" w:sz="2" w:space="0" w:color="D9D9E3"/>
                                    <w:bottom w:val="single" w:sz="2" w:space="0" w:color="D9D9E3"/>
                                    <w:right w:val="single" w:sz="2" w:space="0" w:color="D9D9E3"/>
                                  </w:divBdr>
                                  <w:divsChild>
                                    <w:div w:id="1796869432">
                                      <w:marLeft w:val="0"/>
                                      <w:marRight w:val="0"/>
                                      <w:marTop w:val="0"/>
                                      <w:marBottom w:val="0"/>
                                      <w:divBdr>
                                        <w:top w:val="single" w:sz="2" w:space="0" w:color="D9D9E3"/>
                                        <w:left w:val="single" w:sz="2" w:space="0" w:color="D9D9E3"/>
                                        <w:bottom w:val="single" w:sz="2" w:space="0" w:color="D9D9E3"/>
                                        <w:right w:val="single" w:sz="2" w:space="0" w:color="D9D9E3"/>
                                      </w:divBdr>
                                      <w:divsChild>
                                        <w:div w:id="921842034">
                                          <w:marLeft w:val="0"/>
                                          <w:marRight w:val="0"/>
                                          <w:marTop w:val="0"/>
                                          <w:marBottom w:val="0"/>
                                          <w:divBdr>
                                            <w:top w:val="single" w:sz="2" w:space="0" w:color="D9D9E3"/>
                                            <w:left w:val="single" w:sz="2" w:space="0" w:color="D9D9E3"/>
                                            <w:bottom w:val="single" w:sz="2" w:space="0" w:color="D9D9E3"/>
                                            <w:right w:val="single" w:sz="2" w:space="0" w:color="D9D9E3"/>
                                          </w:divBdr>
                                          <w:divsChild>
                                            <w:div w:id="47017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08512198">
          <w:marLeft w:val="0"/>
          <w:marRight w:val="0"/>
          <w:marTop w:val="0"/>
          <w:marBottom w:val="0"/>
          <w:divBdr>
            <w:top w:val="none" w:sz="0" w:space="0" w:color="auto"/>
            <w:left w:val="none" w:sz="0" w:space="0" w:color="auto"/>
            <w:bottom w:val="none" w:sz="0" w:space="0" w:color="auto"/>
            <w:right w:val="none" w:sz="0" w:space="0" w:color="auto"/>
          </w:divBdr>
          <w:divsChild>
            <w:div w:id="1369834698">
              <w:marLeft w:val="0"/>
              <w:marRight w:val="0"/>
              <w:marTop w:val="0"/>
              <w:marBottom w:val="0"/>
              <w:divBdr>
                <w:top w:val="single" w:sz="2" w:space="0" w:color="D9D9E3"/>
                <w:left w:val="single" w:sz="2" w:space="0" w:color="D9D9E3"/>
                <w:bottom w:val="single" w:sz="2" w:space="0" w:color="D9D9E3"/>
                <w:right w:val="single" w:sz="2" w:space="0" w:color="D9D9E3"/>
              </w:divBdr>
              <w:divsChild>
                <w:div w:id="1053237259">
                  <w:marLeft w:val="0"/>
                  <w:marRight w:val="0"/>
                  <w:marTop w:val="0"/>
                  <w:marBottom w:val="0"/>
                  <w:divBdr>
                    <w:top w:val="none" w:sz="0" w:space="0" w:color="auto"/>
                    <w:left w:val="none" w:sz="0" w:space="0" w:color="auto"/>
                    <w:bottom w:val="none" w:sz="0" w:space="0" w:color="auto"/>
                    <w:right w:val="none" w:sz="0" w:space="0" w:color="auto"/>
                  </w:divBdr>
                </w:div>
                <w:div w:id="2136173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5051491">
      <w:bodyDiv w:val="1"/>
      <w:marLeft w:val="0"/>
      <w:marRight w:val="0"/>
      <w:marTop w:val="0"/>
      <w:marBottom w:val="0"/>
      <w:divBdr>
        <w:top w:val="none" w:sz="0" w:space="0" w:color="auto"/>
        <w:left w:val="none" w:sz="0" w:space="0" w:color="auto"/>
        <w:bottom w:val="none" w:sz="0" w:space="0" w:color="auto"/>
        <w:right w:val="none" w:sz="0" w:space="0" w:color="auto"/>
      </w:divBdr>
    </w:div>
    <w:div w:id="58870359">
      <w:bodyDiv w:val="1"/>
      <w:marLeft w:val="0"/>
      <w:marRight w:val="0"/>
      <w:marTop w:val="0"/>
      <w:marBottom w:val="0"/>
      <w:divBdr>
        <w:top w:val="none" w:sz="0" w:space="0" w:color="auto"/>
        <w:left w:val="none" w:sz="0" w:space="0" w:color="auto"/>
        <w:bottom w:val="none" w:sz="0" w:space="0" w:color="auto"/>
        <w:right w:val="none" w:sz="0" w:space="0" w:color="auto"/>
      </w:divBdr>
    </w:div>
    <w:div w:id="60908616">
      <w:bodyDiv w:val="1"/>
      <w:marLeft w:val="0"/>
      <w:marRight w:val="0"/>
      <w:marTop w:val="0"/>
      <w:marBottom w:val="0"/>
      <w:divBdr>
        <w:top w:val="none" w:sz="0" w:space="0" w:color="auto"/>
        <w:left w:val="none" w:sz="0" w:space="0" w:color="auto"/>
        <w:bottom w:val="none" w:sz="0" w:space="0" w:color="auto"/>
        <w:right w:val="none" w:sz="0" w:space="0" w:color="auto"/>
      </w:divBdr>
    </w:div>
    <w:div w:id="61410713">
      <w:bodyDiv w:val="1"/>
      <w:marLeft w:val="0"/>
      <w:marRight w:val="0"/>
      <w:marTop w:val="0"/>
      <w:marBottom w:val="0"/>
      <w:divBdr>
        <w:top w:val="none" w:sz="0" w:space="0" w:color="auto"/>
        <w:left w:val="none" w:sz="0" w:space="0" w:color="auto"/>
        <w:bottom w:val="none" w:sz="0" w:space="0" w:color="auto"/>
        <w:right w:val="none" w:sz="0" w:space="0" w:color="auto"/>
      </w:divBdr>
    </w:div>
    <w:div w:id="87392085">
      <w:bodyDiv w:val="1"/>
      <w:marLeft w:val="0"/>
      <w:marRight w:val="0"/>
      <w:marTop w:val="0"/>
      <w:marBottom w:val="0"/>
      <w:divBdr>
        <w:top w:val="none" w:sz="0" w:space="0" w:color="auto"/>
        <w:left w:val="none" w:sz="0" w:space="0" w:color="auto"/>
        <w:bottom w:val="none" w:sz="0" w:space="0" w:color="auto"/>
        <w:right w:val="none" w:sz="0" w:space="0" w:color="auto"/>
      </w:divBdr>
    </w:div>
    <w:div w:id="113983811">
      <w:bodyDiv w:val="1"/>
      <w:marLeft w:val="0"/>
      <w:marRight w:val="0"/>
      <w:marTop w:val="0"/>
      <w:marBottom w:val="0"/>
      <w:divBdr>
        <w:top w:val="none" w:sz="0" w:space="0" w:color="auto"/>
        <w:left w:val="none" w:sz="0" w:space="0" w:color="auto"/>
        <w:bottom w:val="none" w:sz="0" w:space="0" w:color="auto"/>
        <w:right w:val="none" w:sz="0" w:space="0" w:color="auto"/>
      </w:divBdr>
      <w:divsChild>
        <w:div w:id="92287676">
          <w:marLeft w:val="0"/>
          <w:marRight w:val="0"/>
          <w:marTop w:val="0"/>
          <w:marBottom w:val="240"/>
          <w:divBdr>
            <w:top w:val="none" w:sz="0" w:space="0" w:color="auto"/>
            <w:left w:val="none" w:sz="0" w:space="0" w:color="auto"/>
            <w:bottom w:val="none" w:sz="0" w:space="0" w:color="auto"/>
            <w:right w:val="none" w:sz="0" w:space="0" w:color="auto"/>
          </w:divBdr>
        </w:div>
        <w:div w:id="666982212">
          <w:marLeft w:val="0"/>
          <w:marRight w:val="0"/>
          <w:marTop w:val="0"/>
          <w:marBottom w:val="180"/>
          <w:divBdr>
            <w:top w:val="none" w:sz="0" w:space="0" w:color="auto"/>
            <w:left w:val="none" w:sz="0" w:space="0" w:color="auto"/>
            <w:bottom w:val="none" w:sz="0" w:space="0" w:color="auto"/>
            <w:right w:val="none" w:sz="0" w:space="0" w:color="auto"/>
          </w:divBdr>
        </w:div>
        <w:div w:id="1018657244">
          <w:marLeft w:val="0"/>
          <w:marRight w:val="0"/>
          <w:marTop w:val="0"/>
          <w:marBottom w:val="0"/>
          <w:divBdr>
            <w:top w:val="none" w:sz="0" w:space="0" w:color="auto"/>
            <w:left w:val="none" w:sz="0" w:space="0" w:color="auto"/>
            <w:bottom w:val="none" w:sz="0" w:space="0" w:color="auto"/>
            <w:right w:val="none" w:sz="0" w:space="0" w:color="auto"/>
          </w:divBdr>
          <w:divsChild>
            <w:div w:id="1851334690">
              <w:marLeft w:val="0"/>
              <w:marRight w:val="0"/>
              <w:marTop w:val="100"/>
              <w:marBottom w:val="100"/>
              <w:divBdr>
                <w:top w:val="none" w:sz="0" w:space="0" w:color="auto"/>
                <w:left w:val="none" w:sz="0" w:space="0" w:color="auto"/>
                <w:bottom w:val="none" w:sz="0" w:space="0" w:color="auto"/>
                <w:right w:val="none" w:sz="0" w:space="0" w:color="auto"/>
              </w:divBdr>
              <w:divsChild>
                <w:div w:id="2072773605">
                  <w:marLeft w:val="0"/>
                  <w:marRight w:val="0"/>
                  <w:marTop w:val="0"/>
                  <w:marBottom w:val="0"/>
                  <w:divBdr>
                    <w:top w:val="single" w:sz="24" w:space="0" w:color="FFE500"/>
                    <w:left w:val="none" w:sz="0" w:space="0" w:color="auto"/>
                    <w:bottom w:val="none" w:sz="0" w:space="0" w:color="auto"/>
                    <w:right w:val="none" w:sz="0" w:space="0" w:color="auto"/>
                  </w:divBdr>
                </w:div>
              </w:divsChild>
            </w:div>
          </w:divsChild>
        </w:div>
        <w:div w:id="1051734936">
          <w:marLeft w:val="0"/>
          <w:marRight w:val="0"/>
          <w:marTop w:val="0"/>
          <w:marBottom w:val="0"/>
          <w:divBdr>
            <w:top w:val="none" w:sz="0" w:space="0" w:color="auto"/>
            <w:left w:val="none" w:sz="0" w:space="0" w:color="auto"/>
            <w:bottom w:val="none" w:sz="0" w:space="0" w:color="auto"/>
            <w:right w:val="none" w:sz="0" w:space="0" w:color="auto"/>
          </w:divBdr>
        </w:div>
        <w:div w:id="2059619053">
          <w:marLeft w:val="0"/>
          <w:marRight w:val="0"/>
          <w:marTop w:val="0"/>
          <w:marBottom w:val="90"/>
          <w:divBdr>
            <w:top w:val="none" w:sz="0" w:space="0" w:color="auto"/>
            <w:left w:val="none" w:sz="0" w:space="0" w:color="auto"/>
            <w:bottom w:val="none" w:sz="0" w:space="0" w:color="auto"/>
            <w:right w:val="none" w:sz="0" w:space="0" w:color="auto"/>
          </w:divBdr>
          <w:divsChild>
            <w:div w:id="1101486729">
              <w:marLeft w:val="0"/>
              <w:marRight w:val="0"/>
              <w:marTop w:val="0"/>
              <w:marBottom w:val="90"/>
              <w:divBdr>
                <w:top w:val="none" w:sz="0" w:space="0" w:color="auto"/>
                <w:left w:val="none" w:sz="0" w:space="0" w:color="auto"/>
                <w:bottom w:val="none" w:sz="0" w:space="0" w:color="auto"/>
                <w:right w:val="none" w:sz="0" w:space="0" w:color="auto"/>
              </w:divBdr>
            </w:div>
            <w:div w:id="1152404201">
              <w:marLeft w:val="0"/>
              <w:marRight w:val="0"/>
              <w:marTop w:val="0"/>
              <w:marBottom w:val="0"/>
              <w:divBdr>
                <w:top w:val="single" w:sz="6" w:space="5" w:color="DCDCDC"/>
                <w:left w:val="none" w:sz="0" w:space="0" w:color="auto"/>
                <w:bottom w:val="single" w:sz="6" w:space="0" w:color="DCDCDC"/>
                <w:right w:val="none" w:sz="0" w:space="0" w:color="auto"/>
              </w:divBdr>
            </w:div>
          </w:divsChild>
        </w:div>
        <w:div w:id="2068332977">
          <w:marLeft w:val="0"/>
          <w:marRight w:val="0"/>
          <w:marTop w:val="0"/>
          <w:marBottom w:val="0"/>
          <w:divBdr>
            <w:top w:val="none" w:sz="0" w:space="0" w:color="auto"/>
            <w:left w:val="none" w:sz="0" w:space="0" w:color="auto"/>
            <w:bottom w:val="none" w:sz="0" w:space="0" w:color="auto"/>
            <w:right w:val="none" w:sz="0" w:space="0" w:color="auto"/>
          </w:divBdr>
        </w:div>
      </w:divsChild>
    </w:div>
    <w:div w:id="117380850">
      <w:bodyDiv w:val="1"/>
      <w:marLeft w:val="0"/>
      <w:marRight w:val="0"/>
      <w:marTop w:val="0"/>
      <w:marBottom w:val="0"/>
      <w:divBdr>
        <w:top w:val="none" w:sz="0" w:space="0" w:color="auto"/>
        <w:left w:val="none" w:sz="0" w:space="0" w:color="auto"/>
        <w:bottom w:val="none" w:sz="0" w:space="0" w:color="auto"/>
        <w:right w:val="none" w:sz="0" w:space="0" w:color="auto"/>
      </w:divBdr>
    </w:div>
    <w:div w:id="120225751">
      <w:bodyDiv w:val="1"/>
      <w:marLeft w:val="0"/>
      <w:marRight w:val="0"/>
      <w:marTop w:val="0"/>
      <w:marBottom w:val="0"/>
      <w:divBdr>
        <w:top w:val="none" w:sz="0" w:space="0" w:color="auto"/>
        <w:left w:val="none" w:sz="0" w:space="0" w:color="auto"/>
        <w:bottom w:val="none" w:sz="0" w:space="0" w:color="auto"/>
        <w:right w:val="none" w:sz="0" w:space="0" w:color="auto"/>
      </w:divBdr>
    </w:div>
    <w:div w:id="141700088">
      <w:bodyDiv w:val="1"/>
      <w:marLeft w:val="0"/>
      <w:marRight w:val="0"/>
      <w:marTop w:val="0"/>
      <w:marBottom w:val="0"/>
      <w:divBdr>
        <w:top w:val="none" w:sz="0" w:space="0" w:color="auto"/>
        <w:left w:val="none" w:sz="0" w:space="0" w:color="auto"/>
        <w:bottom w:val="none" w:sz="0" w:space="0" w:color="auto"/>
        <w:right w:val="none" w:sz="0" w:space="0" w:color="auto"/>
      </w:divBdr>
    </w:div>
    <w:div w:id="147522752">
      <w:bodyDiv w:val="1"/>
      <w:marLeft w:val="0"/>
      <w:marRight w:val="0"/>
      <w:marTop w:val="0"/>
      <w:marBottom w:val="0"/>
      <w:divBdr>
        <w:top w:val="none" w:sz="0" w:space="0" w:color="auto"/>
        <w:left w:val="none" w:sz="0" w:space="0" w:color="auto"/>
        <w:bottom w:val="none" w:sz="0" w:space="0" w:color="auto"/>
        <w:right w:val="none" w:sz="0" w:space="0" w:color="auto"/>
      </w:divBdr>
    </w:div>
    <w:div w:id="155456742">
      <w:bodyDiv w:val="1"/>
      <w:marLeft w:val="0"/>
      <w:marRight w:val="0"/>
      <w:marTop w:val="0"/>
      <w:marBottom w:val="0"/>
      <w:divBdr>
        <w:top w:val="none" w:sz="0" w:space="0" w:color="auto"/>
        <w:left w:val="none" w:sz="0" w:space="0" w:color="auto"/>
        <w:bottom w:val="none" w:sz="0" w:space="0" w:color="auto"/>
        <w:right w:val="none" w:sz="0" w:space="0" w:color="auto"/>
      </w:divBdr>
    </w:div>
    <w:div w:id="194002782">
      <w:bodyDiv w:val="1"/>
      <w:marLeft w:val="0"/>
      <w:marRight w:val="0"/>
      <w:marTop w:val="0"/>
      <w:marBottom w:val="0"/>
      <w:divBdr>
        <w:top w:val="none" w:sz="0" w:space="0" w:color="auto"/>
        <w:left w:val="none" w:sz="0" w:space="0" w:color="auto"/>
        <w:bottom w:val="none" w:sz="0" w:space="0" w:color="auto"/>
        <w:right w:val="none" w:sz="0" w:space="0" w:color="auto"/>
      </w:divBdr>
    </w:div>
    <w:div w:id="217939296">
      <w:bodyDiv w:val="1"/>
      <w:marLeft w:val="0"/>
      <w:marRight w:val="0"/>
      <w:marTop w:val="0"/>
      <w:marBottom w:val="0"/>
      <w:divBdr>
        <w:top w:val="none" w:sz="0" w:space="0" w:color="auto"/>
        <w:left w:val="none" w:sz="0" w:space="0" w:color="auto"/>
        <w:bottom w:val="none" w:sz="0" w:space="0" w:color="auto"/>
        <w:right w:val="none" w:sz="0" w:space="0" w:color="auto"/>
      </w:divBdr>
    </w:div>
    <w:div w:id="225460253">
      <w:bodyDiv w:val="1"/>
      <w:marLeft w:val="0"/>
      <w:marRight w:val="0"/>
      <w:marTop w:val="0"/>
      <w:marBottom w:val="0"/>
      <w:divBdr>
        <w:top w:val="none" w:sz="0" w:space="0" w:color="auto"/>
        <w:left w:val="none" w:sz="0" w:space="0" w:color="auto"/>
        <w:bottom w:val="none" w:sz="0" w:space="0" w:color="auto"/>
        <w:right w:val="none" w:sz="0" w:space="0" w:color="auto"/>
      </w:divBdr>
    </w:div>
    <w:div w:id="228004985">
      <w:bodyDiv w:val="1"/>
      <w:marLeft w:val="0"/>
      <w:marRight w:val="0"/>
      <w:marTop w:val="0"/>
      <w:marBottom w:val="0"/>
      <w:divBdr>
        <w:top w:val="none" w:sz="0" w:space="0" w:color="auto"/>
        <w:left w:val="none" w:sz="0" w:space="0" w:color="auto"/>
        <w:bottom w:val="none" w:sz="0" w:space="0" w:color="auto"/>
        <w:right w:val="none" w:sz="0" w:space="0" w:color="auto"/>
      </w:divBdr>
    </w:div>
    <w:div w:id="230889184">
      <w:bodyDiv w:val="1"/>
      <w:marLeft w:val="0"/>
      <w:marRight w:val="0"/>
      <w:marTop w:val="0"/>
      <w:marBottom w:val="0"/>
      <w:divBdr>
        <w:top w:val="none" w:sz="0" w:space="0" w:color="auto"/>
        <w:left w:val="none" w:sz="0" w:space="0" w:color="auto"/>
        <w:bottom w:val="none" w:sz="0" w:space="0" w:color="auto"/>
        <w:right w:val="none" w:sz="0" w:space="0" w:color="auto"/>
      </w:divBdr>
    </w:div>
    <w:div w:id="258567176">
      <w:bodyDiv w:val="1"/>
      <w:marLeft w:val="0"/>
      <w:marRight w:val="0"/>
      <w:marTop w:val="0"/>
      <w:marBottom w:val="0"/>
      <w:divBdr>
        <w:top w:val="none" w:sz="0" w:space="0" w:color="auto"/>
        <w:left w:val="none" w:sz="0" w:space="0" w:color="auto"/>
        <w:bottom w:val="none" w:sz="0" w:space="0" w:color="auto"/>
        <w:right w:val="none" w:sz="0" w:space="0" w:color="auto"/>
      </w:divBdr>
    </w:div>
    <w:div w:id="294527537">
      <w:bodyDiv w:val="1"/>
      <w:marLeft w:val="0"/>
      <w:marRight w:val="0"/>
      <w:marTop w:val="0"/>
      <w:marBottom w:val="0"/>
      <w:divBdr>
        <w:top w:val="none" w:sz="0" w:space="0" w:color="auto"/>
        <w:left w:val="none" w:sz="0" w:space="0" w:color="auto"/>
        <w:bottom w:val="none" w:sz="0" w:space="0" w:color="auto"/>
        <w:right w:val="none" w:sz="0" w:space="0" w:color="auto"/>
      </w:divBdr>
      <w:divsChild>
        <w:div w:id="52392872">
          <w:marLeft w:val="0"/>
          <w:marRight w:val="0"/>
          <w:marTop w:val="0"/>
          <w:marBottom w:val="0"/>
          <w:divBdr>
            <w:top w:val="single" w:sz="2" w:space="0" w:color="D9D9E3"/>
            <w:left w:val="single" w:sz="2" w:space="0" w:color="D9D9E3"/>
            <w:bottom w:val="single" w:sz="2" w:space="0" w:color="D9D9E3"/>
            <w:right w:val="single" w:sz="2" w:space="0" w:color="D9D9E3"/>
          </w:divBdr>
          <w:divsChild>
            <w:div w:id="1119835452">
              <w:marLeft w:val="0"/>
              <w:marRight w:val="0"/>
              <w:marTop w:val="0"/>
              <w:marBottom w:val="0"/>
              <w:divBdr>
                <w:top w:val="single" w:sz="2" w:space="0" w:color="D9D9E3"/>
                <w:left w:val="single" w:sz="2" w:space="0" w:color="D9D9E3"/>
                <w:bottom w:val="single" w:sz="2" w:space="0" w:color="D9D9E3"/>
                <w:right w:val="single" w:sz="2" w:space="0" w:color="D9D9E3"/>
              </w:divBdr>
              <w:divsChild>
                <w:div w:id="1757289108">
                  <w:marLeft w:val="0"/>
                  <w:marRight w:val="0"/>
                  <w:marTop w:val="0"/>
                  <w:marBottom w:val="0"/>
                  <w:divBdr>
                    <w:top w:val="single" w:sz="2" w:space="0" w:color="D9D9E3"/>
                    <w:left w:val="single" w:sz="2" w:space="0" w:color="D9D9E3"/>
                    <w:bottom w:val="single" w:sz="2" w:space="0" w:color="D9D9E3"/>
                    <w:right w:val="single" w:sz="2" w:space="0" w:color="D9D9E3"/>
                  </w:divBdr>
                  <w:divsChild>
                    <w:div w:id="2118282404">
                      <w:marLeft w:val="0"/>
                      <w:marRight w:val="0"/>
                      <w:marTop w:val="0"/>
                      <w:marBottom w:val="0"/>
                      <w:divBdr>
                        <w:top w:val="single" w:sz="2" w:space="0" w:color="D9D9E3"/>
                        <w:left w:val="single" w:sz="2" w:space="0" w:color="D9D9E3"/>
                        <w:bottom w:val="single" w:sz="2" w:space="0" w:color="D9D9E3"/>
                        <w:right w:val="single" w:sz="2" w:space="0" w:color="D9D9E3"/>
                      </w:divBdr>
                      <w:divsChild>
                        <w:div w:id="621767127">
                          <w:marLeft w:val="0"/>
                          <w:marRight w:val="0"/>
                          <w:marTop w:val="0"/>
                          <w:marBottom w:val="0"/>
                          <w:divBdr>
                            <w:top w:val="single" w:sz="2" w:space="0" w:color="auto"/>
                            <w:left w:val="single" w:sz="2" w:space="0" w:color="auto"/>
                            <w:bottom w:val="single" w:sz="6" w:space="0" w:color="auto"/>
                            <w:right w:val="single" w:sz="2" w:space="0" w:color="auto"/>
                          </w:divBdr>
                          <w:divsChild>
                            <w:div w:id="2898236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869499">
                                  <w:marLeft w:val="0"/>
                                  <w:marRight w:val="0"/>
                                  <w:marTop w:val="0"/>
                                  <w:marBottom w:val="0"/>
                                  <w:divBdr>
                                    <w:top w:val="single" w:sz="2" w:space="0" w:color="D9D9E3"/>
                                    <w:left w:val="single" w:sz="2" w:space="0" w:color="D9D9E3"/>
                                    <w:bottom w:val="single" w:sz="2" w:space="0" w:color="D9D9E3"/>
                                    <w:right w:val="single" w:sz="2" w:space="0" w:color="D9D9E3"/>
                                  </w:divBdr>
                                  <w:divsChild>
                                    <w:div w:id="1747649501">
                                      <w:marLeft w:val="0"/>
                                      <w:marRight w:val="0"/>
                                      <w:marTop w:val="0"/>
                                      <w:marBottom w:val="0"/>
                                      <w:divBdr>
                                        <w:top w:val="single" w:sz="2" w:space="0" w:color="D9D9E3"/>
                                        <w:left w:val="single" w:sz="2" w:space="0" w:color="D9D9E3"/>
                                        <w:bottom w:val="single" w:sz="2" w:space="0" w:color="D9D9E3"/>
                                        <w:right w:val="single" w:sz="2" w:space="0" w:color="D9D9E3"/>
                                      </w:divBdr>
                                      <w:divsChild>
                                        <w:div w:id="331177173">
                                          <w:marLeft w:val="0"/>
                                          <w:marRight w:val="0"/>
                                          <w:marTop w:val="0"/>
                                          <w:marBottom w:val="0"/>
                                          <w:divBdr>
                                            <w:top w:val="single" w:sz="2" w:space="0" w:color="D9D9E3"/>
                                            <w:left w:val="single" w:sz="2" w:space="0" w:color="D9D9E3"/>
                                            <w:bottom w:val="single" w:sz="2" w:space="0" w:color="D9D9E3"/>
                                            <w:right w:val="single" w:sz="2" w:space="0" w:color="D9D9E3"/>
                                          </w:divBdr>
                                          <w:divsChild>
                                            <w:div w:id="609632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0145979">
          <w:marLeft w:val="0"/>
          <w:marRight w:val="0"/>
          <w:marTop w:val="0"/>
          <w:marBottom w:val="0"/>
          <w:divBdr>
            <w:top w:val="none" w:sz="0" w:space="0" w:color="auto"/>
            <w:left w:val="none" w:sz="0" w:space="0" w:color="auto"/>
            <w:bottom w:val="none" w:sz="0" w:space="0" w:color="auto"/>
            <w:right w:val="none" w:sz="0" w:space="0" w:color="auto"/>
          </w:divBdr>
        </w:div>
      </w:divsChild>
    </w:div>
    <w:div w:id="308899369">
      <w:bodyDiv w:val="1"/>
      <w:marLeft w:val="0"/>
      <w:marRight w:val="0"/>
      <w:marTop w:val="0"/>
      <w:marBottom w:val="0"/>
      <w:divBdr>
        <w:top w:val="none" w:sz="0" w:space="0" w:color="auto"/>
        <w:left w:val="none" w:sz="0" w:space="0" w:color="auto"/>
        <w:bottom w:val="none" w:sz="0" w:space="0" w:color="auto"/>
        <w:right w:val="none" w:sz="0" w:space="0" w:color="auto"/>
      </w:divBdr>
    </w:div>
    <w:div w:id="309598234">
      <w:bodyDiv w:val="1"/>
      <w:marLeft w:val="0"/>
      <w:marRight w:val="0"/>
      <w:marTop w:val="0"/>
      <w:marBottom w:val="0"/>
      <w:divBdr>
        <w:top w:val="none" w:sz="0" w:space="0" w:color="auto"/>
        <w:left w:val="none" w:sz="0" w:space="0" w:color="auto"/>
        <w:bottom w:val="none" w:sz="0" w:space="0" w:color="auto"/>
        <w:right w:val="none" w:sz="0" w:space="0" w:color="auto"/>
      </w:divBdr>
    </w:div>
    <w:div w:id="323164033">
      <w:bodyDiv w:val="1"/>
      <w:marLeft w:val="0"/>
      <w:marRight w:val="0"/>
      <w:marTop w:val="0"/>
      <w:marBottom w:val="0"/>
      <w:divBdr>
        <w:top w:val="none" w:sz="0" w:space="0" w:color="auto"/>
        <w:left w:val="none" w:sz="0" w:space="0" w:color="auto"/>
        <w:bottom w:val="none" w:sz="0" w:space="0" w:color="auto"/>
        <w:right w:val="none" w:sz="0" w:space="0" w:color="auto"/>
      </w:divBdr>
    </w:div>
    <w:div w:id="333991598">
      <w:bodyDiv w:val="1"/>
      <w:marLeft w:val="0"/>
      <w:marRight w:val="0"/>
      <w:marTop w:val="0"/>
      <w:marBottom w:val="0"/>
      <w:divBdr>
        <w:top w:val="none" w:sz="0" w:space="0" w:color="auto"/>
        <w:left w:val="none" w:sz="0" w:space="0" w:color="auto"/>
        <w:bottom w:val="none" w:sz="0" w:space="0" w:color="auto"/>
        <w:right w:val="none" w:sz="0" w:space="0" w:color="auto"/>
      </w:divBdr>
    </w:div>
    <w:div w:id="335613847">
      <w:bodyDiv w:val="1"/>
      <w:marLeft w:val="0"/>
      <w:marRight w:val="0"/>
      <w:marTop w:val="0"/>
      <w:marBottom w:val="0"/>
      <w:divBdr>
        <w:top w:val="none" w:sz="0" w:space="0" w:color="auto"/>
        <w:left w:val="none" w:sz="0" w:space="0" w:color="auto"/>
        <w:bottom w:val="none" w:sz="0" w:space="0" w:color="auto"/>
        <w:right w:val="none" w:sz="0" w:space="0" w:color="auto"/>
      </w:divBdr>
    </w:div>
    <w:div w:id="337270345">
      <w:bodyDiv w:val="1"/>
      <w:marLeft w:val="0"/>
      <w:marRight w:val="0"/>
      <w:marTop w:val="0"/>
      <w:marBottom w:val="0"/>
      <w:divBdr>
        <w:top w:val="none" w:sz="0" w:space="0" w:color="auto"/>
        <w:left w:val="none" w:sz="0" w:space="0" w:color="auto"/>
        <w:bottom w:val="none" w:sz="0" w:space="0" w:color="auto"/>
        <w:right w:val="none" w:sz="0" w:space="0" w:color="auto"/>
      </w:divBdr>
    </w:div>
    <w:div w:id="357704393">
      <w:bodyDiv w:val="1"/>
      <w:marLeft w:val="0"/>
      <w:marRight w:val="0"/>
      <w:marTop w:val="0"/>
      <w:marBottom w:val="0"/>
      <w:divBdr>
        <w:top w:val="none" w:sz="0" w:space="0" w:color="auto"/>
        <w:left w:val="none" w:sz="0" w:space="0" w:color="auto"/>
        <w:bottom w:val="none" w:sz="0" w:space="0" w:color="auto"/>
        <w:right w:val="none" w:sz="0" w:space="0" w:color="auto"/>
      </w:divBdr>
    </w:div>
    <w:div w:id="385757879">
      <w:bodyDiv w:val="1"/>
      <w:marLeft w:val="0"/>
      <w:marRight w:val="0"/>
      <w:marTop w:val="0"/>
      <w:marBottom w:val="0"/>
      <w:divBdr>
        <w:top w:val="none" w:sz="0" w:space="0" w:color="auto"/>
        <w:left w:val="none" w:sz="0" w:space="0" w:color="auto"/>
        <w:bottom w:val="none" w:sz="0" w:space="0" w:color="auto"/>
        <w:right w:val="none" w:sz="0" w:space="0" w:color="auto"/>
      </w:divBdr>
    </w:div>
    <w:div w:id="448015649">
      <w:bodyDiv w:val="1"/>
      <w:marLeft w:val="0"/>
      <w:marRight w:val="0"/>
      <w:marTop w:val="0"/>
      <w:marBottom w:val="0"/>
      <w:divBdr>
        <w:top w:val="none" w:sz="0" w:space="0" w:color="auto"/>
        <w:left w:val="none" w:sz="0" w:space="0" w:color="auto"/>
        <w:bottom w:val="none" w:sz="0" w:space="0" w:color="auto"/>
        <w:right w:val="none" w:sz="0" w:space="0" w:color="auto"/>
      </w:divBdr>
    </w:div>
    <w:div w:id="489712910">
      <w:bodyDiv w:val="1"/>
      <w:marLeft w:val="0"/>
      <w:marRight w:val="0"/>
      <w:marTop w:val="0"/>
      <w:marBottom w:val="0"/>
      <w:divBdr>
        <w:top w:val="none" w:sz="0" w:space="0" w:color="auto"/>
        <w:left w:val="none" w:sz="0" w:space="0" w:color="auto"/>
        <w:bottom w:val="none" w:sz="0" w:space="0" w:color="auto"/>
        <w:right w:val="none" w:sz="0" w:space="0" w:color="auto"/>
      </w:divBdr>
    </w:div>
    <w:div w:id="512916440">
      <w:bodyDiv w:val="1"/>
      <w:marLeft w:val="0"/>
      <w:marRight w:val="0"/>
      <w:marTop w:val="0"/>
      <w:marBottom w:val="0"/>
      <w:divBdr>
        <w:top w:val="none" w:sz="0" w:space="0" w:color="auto"/>
        <w:left w:val="none" w:sz="0" w:space="0" w:color="auto"/>
        <w:bottom w:val="none" w:sz="0" w:space="0" w:color="auto"/>
        <w:right w:val="none" w:sz="0" w:space="0" w:color="auto"/>
      </w:divBdr>
    </w:div>
    <w:div w:id="518203588">
      <w:bodyDiv w:val="1"/>
      <w:marLeft w:val="0"/>
      <w:marRight w:val="0"/>
      <w:marTop w:val="0"/>
      <w:marBottom w:val="0"/>
      <w:divBdr>
        <w:top w:val="none" w:sz="0" w:space="0" w:color="auto"/>
        <w:left w:val="none" w:sz="0" w:space="0" w:color="auto"/>
        <w:bottom w:val="none" w:sz="0" w:space="0" w:color="auto"/>
        <w:right w:val="none" w:sz="0" w:space="0" w:color="auto"/>
      </w:divBdr>
    </w:div>
    <w:div w:id="518544312">
      <w:bodyDiv w:val="1"/>
      <w:marLeft w:val="0"/>
      <w:marRight w:val="0"/>
      <w:marTop w:val="0"/>
      <w:marBottom w:val="0"/>
      <w:divBdr>
        <w:top w:val="none" w:sz="0" w:space="0" w:color="auto"/>
        <w:left w:val="none" w:sz="0" w:space="0" w:color="auto"/>
        <w:bottom w:val="none" w:sz="0" w:space="0" w:color="auto"/>
        <w:right w:val="none" w:sz="0" w:space="0" w:color="auto"/>
      </w:divBdr>
    </w:div>
    <w:div w:id="530842403">
      <w:bodyDiv w:val="1"/>
      <w:marLeft w:val="0"/>
      <w:marRight w:val="0"/>
      <w:marTop w:val="0"/>
      <w:marBottom w:val="0"/>
      <w:divBdr>
        <w:top w:val="none" w:sz="0" w:space="0" w:color="auto"/>
        <w:left w:val="none" w:sz="0" w:space="0" w:color="auto"/>
        <w:bottom w:val="none" w:sz="0" w:space="0" w:color="auto"/>
        <w:right w:val="none" w:sz="0" w:space="0" w:color="auto"/>
      </w:divBdr>
    </w:div>
    <w:div w:id="548222993">
      <w:bodyDiv w:val="1"/>
      <w:marLeft w:val="0"/>
      <w:marRight w:val="0"/>
      <w:marTop w:val="0"/>
      <w:marBottom w:val="0"/>
      <w:divBdr>
        <w:top w:val="none" w:sz="0" w:space="0" w:color="auto"/>
        <w:left w:val="none" w:sz="0" w:space="0" w:color="auto"/>
        <w:bottom w:val="none" w:sz="0" w:space="0" w:color="auto"/>
        <w:right w:val="none" w:sz="0" w:space="0" w:color="auto"/>
      </w:divBdr>
    </w:div>
    <w:div w:id="556629994">
      <w:bodyDiv w:val="1"/>
      <w:marLeft w:val="0"/>
      <w:marRight w:val="0"/>
      <w:marTop w:val="0"/>
      <w:marBottom w:val="0"/>
      <w:divBdr>
        <w:top w:val="none" w:sz="0" w:space="0" w:color="auto"/>
        <w:left w:val="none" w:sz="0" w:space="0" w:color="auto"/>
        <w:bottom w:val="none" w:sz="0" w:space="0" w:color="auto"/>
        <w:right w:val="none" w:sz="0" w:space="0" w:color="auto"/>
      </w:divBdr>
    </w:div>
    <w:div w:id="573855796">
      <w:bodyDiv w:val="1"/>
      <w:marLeft w:val="0"/>
      <w:marRight w:val="0"/>
      <w:marTop w:val="0"/>
      <w:marBottom w:val="0"/>
      <w:divBdr>
        <w:top w:val="none" w:sz="0" w:space="0" w:color="auto"/>
        <w:left w:val="none" w:sz="0" w:space="0" w:color="auto"/>
        <w:bottom w:val="none" w:sz="0" w:space="0" w:color="auto"/>
        <w:right w:val="none" w:sz="0" w:space="0" w:color="auto"/>
      </w:divBdr>
    </w:div>
    <w:div w:id="580605673">
      <w:bodyDiv w:val="1"/>
      <w:marLeft w:val="0"/>
      <w:marRight w:val="0"/>
      <w:marTop w:val="0"/>
      <w:marBottom w:val="0"/>
      <w:divBdr>
        <w:top w:val="none" w:sz="0" w:space="0" w:color="auto"/>
        <w:left w:val="none" w:sz="0" w:space="0" w:color="auto"/>
        <w:bottom w:val="none" w:sz="0" w:space="0" w:color="auto"/>
        <w:right w:val="none" w:sz="0" w:space="0" w:color="auto"/>
      </w:divBdr>
    </w:div>
    <w:div w:id="584605193">
      <w:bodyDiv w:val="1"/>
      <w:marLeft w:val="0"/>
      <w:marRight w:val="0"/>
      <w:marTop w:val="0"/>
      <w:marBottom w:val="0"/>
      <w:divBdr>
        <w:top w:val="none" w:sz="0" w:space="0" w:color="auto"/>
        <w:left w:val="none" w:sz="0" w:space="0" w:color="auto"/>
        <w:bottom w:val="none" w:sz="0" w:space="0" w:color="auto"/>
        <w:right w:val="none" w:sz="0" w:space="0" w:color="auto"/>
      </w:divBdr>
      <w:divsChild>
        <w:div w:id="1158495754">
          <w:marLeft w:val="0"/>
          <w:marRight w:val="0"/>
          <w:marTop w:val="0"/>
          <w:marBottom w:val="0"/>
          <w:divBdr>
            <w:top w:val="none" w:sz="0" w:space="0" w:color="auto"/>
            <w:left w:val="none" w:sz="0" w:space="0" w:color="auto"/>
            <w:bottom w:val="none" w:sz="0" w:space="0" w:color="auto"/>
            <w:right w:val="none" w:sz="0" w:space="0" w:color="auto"/>
          </w:divBdr>
        </w:div>
      </w:divsChild>
    </w:div>
    <w:div w:id="585311432">
      <w:bodyDiv w:val="1"/>
      <w:marLeft w:val="0"/>
      <w:marRight w:val="0"/>
      <w:marTop w:val="0"/>
      <w:marBottom w:val="0"/>
      <w:divBdr>
        <w:top w:val="none" w:sz="0" w:space="0" w:color="auto"/>
        <w:left w:val="none" w:sz="0" w:space="0" w:color="auto"/>
        <w:bottom w:val="none" w:sz="0" w:space="0" w:color="auto"/>
        <w:right w:val="none" w:sz="0" w:space="0" w:color="auto"/>
      </w:divBdr>
    </w:div>
    <w:div w:id="608245631">
      <w:bodyDiv w:val="1"/>
      <w:marLeft w:val="0"/>
      <w:marRight w:val="0"/>
      <w:marTop w:val="0"/>
      <w:marBottom w:val="0"/>
      <w:divBdr>
        <w:top w:val="none" w:sz="0" w:space="0" w:color="auto"/>
        <w:left w:val="none" w:sz="0" w:space="0" w:color="auto"/>
        <w:bottom w:val="none" w:sz="0" w:space="0" w:color="auto"/>
        <w:right w:val="none" w:sz="0" w:space="0" w:color="auto"/>
      </w:divBdr>
    </w:div>
    <w:div w:id="610237317">
      <w:bodyDiv w:val="1"/>
      <w:marLeft w:val="0"/>
      <w:marRight w:val="0"/>
      <w:marTop w:val="0"/>
      <w:marBottom w:val="0"/>
      <w:divBdr>
        <w:top w:val="none" w:sz="0" w:space="0" w:color="auto"/>
        <w:left w:val="none" w:sz="0" w:space="0" w:color="auto"/>
        <w:bottom w:val="none" w:sz="0" w:space="0" w:color="auto"/>
        <w:right w:val="none" w:sz="0" w:space="0" w:color="auto"/>
      </w:divBdr>
    </w:div>
    <w:div w:id="626155881">
      <w:bodyDiv w:val="1"/>
      <w:marLeft w:val="0"/>
      <w:marRight w:val="0"/>
      <w:marTop w:val="0"/>
      <w:marBottom w:val="0"/>
      <w:divBdr>
        <w:top w:val="none" w:sz="0" w:space="0" w:color="auto"/>
        <w:left w:val="none" w:sz="0" w:space="0" w:color="auto"/>
        <w:bottom w:val="none" w:sz="0" w:space="0" w:color="auto"/>
        <w:right w:val="none" w:sz="0" w:space="0" w:color="auto"/>
      </w:divBdr>
    </w:div>
    <w:div w:id="634065024">
      <w:bodyDiv w:val="1"/>
      <w:marLeft w:val="0"/>
      <w:marRight w:val="0"/>
      <w:marTop w:val="0"/>
      <w:marBottom w:val="0"/>
      <w:divBdr>
        <w:top w:val="none" w:sz="0" w:space="0" w:color="auto"/>
        <w:left w:val="none" w:sz="0" w:space="0" w:color="auto"/>
        <w:bottom w:val="none" w:sz="0" w:space="0" w:color="auto"/>
        <w:right w:val="none" w:sz="0" w:space="0" w:color="auto"/>
      </w:divBdr>
    </w:div>
    <w:div w:id="665786939">
      <w:bodyDiv w:val="1"/>
      <w:marLeft w:val="0"/>
      <w:marRight w:val="0"/>
      <w:marTop w:val="0"/>
      <w:marBottom w:val="0"/>
      <w:divBdr>
        <w:top w:val="none" w:sz="0" w:space="0" w:color="auto"/>
        <w:left w:val="none" w:sz="0" w:space="0" w:color="auto"/>
        <w:bottom w:val="none" w:sz="0" w:space="0" w:color="auto"/>
        <w:right w:val="none" w:sz="0" w:space="0" w:color="auto"/>
      </w:divBdr>
    </w:div>
    <w:div w:id="682123444">
      <w:bodyDiv w:val="1"/>
      <w:marLeft w:val="0"/>
      <w:marRight w:val="0"/>
      <w:marTop w:val="0"/>
      <w:marBottom w:val="0"/>
      <w:divBdr>
        <w:top w:val="none" w:sz="0" w:space="0" w:color="auto"/>
        <w:left w:val="none" w:sz="0" w:space="0" w:color="auto"/>
        <w:bottom w:val="none" w:sz="0" w:space="0" w:color="auto"/>
        <w:right w:val="none" w:sz="0" w:space="0" w:color="auto"/>
      </w:divBdr>
    </w:div>
    <w:div w:id="693507507">
      <w:bodyDiv w:val="1"/>
      <w:marLeft w:val="0"/>
      <w:marRight w:val="0"/>
      <w:marTop w:val="0"/>
      <w:marBottom w:val="0"/>
      <w:divBdr>
        <w:top w:val="none" w:sz="0" w:space="0" w:color="auto"/>
        <w:left w:val="none" w:sz="0" w:space="0" w:color="auto"/>
        <w:bottom w:val="none" w:sz="0" w:space="0" w:color="auto"/>
        <w:right w:val="none" w:sz="0" w:space="0" w:color="auto"/>
      </w:divBdr>
    </w:div>
    <w:div w:id="701323953">
      <w:bodyDiv w:val="1"/>
      <w:marLeft w:val="0"/>
      <w:marRight w:val="0"/>
      <w:marTop w:val="0"/>
      <w:marBottom w:val="0"/>
      <w:divBdr>
        <w:top w:val="none" w:sz="0" w:space="0" w:color="auto"/>
        <w:left w:val="none" w:sz="0" w:space="0" w:color="auto"/>
        <w:bottom w:val="none" w:sz="0" w:space="0" w:color="auto"/>
        <w:right w:val="none" w:sz="0" w:space="0" w:color="auto"/>
      </w:divBdr>
    </w:div>
    <w:div w:id="706879147">
      <w:bodyDiv w:val="1"/>
      <w:marLeft w:val="0"/>
      <w:marRight w:val="0"/>
      <w:marTop w:val="0"/>
      <w:marBottom w:val="0"/>
      <w:divBdr>
        <w:top w:val="none" w:sz="0" w:space="0" w:color="auto"/>
        <w:left w:val="none" w:sz="0" w:space="0" w:color="auto"/>
        <w:bottom w:val="none" w:sz="0" w:space="0" w:color="auto"/>
        <w:right w:val="none" w:sz="0" w:space="0" w:color="auto"/>
      </w:divBdr>
    </w:div>
    <w:div w:id="718555901">
      <w:bodyDiv w:val="1"/>
      <w:marLeft w:val="0"/>
      <w:marRight w:val="0"/>
      <w:marTop w:val="0"/>
      <w:marBottom w:val="0"/>
      <w:divBdr>
        <w:top w:val="none" w:sz="0" w:space="0" w:color="auto"/>
        <w:left w:val="none" w:sz="0" w:space="0" w:color="auto"/>
        <w:bottom w:val="none" w:sz="0" w:space="0" w:color="auto"/>
        <w:right w:val="none" w:sz="0" w:space="0" w:color="auto"/>
      </w:divBdr>
    </w:div>
    <w:div w:id="734276517">
      <w:bodyDiv w:val="1"/>
      <w:marLeft w:val="0"/>
      <w:marRight w:val="0"/>
      <w:marTop w:val="0"/>
      <w:marBottom w:val="0"/>
      <w:divBdr>
        <w:top w:val="none" w:sz="0" w:space="0" w:color="auto"/>
        <w:left w:val="none" w:sz="0" w:space="0" w:color="auto"/>
        <w:bottom w:val="none" w:sz="0" w:space="0" w:color="auto"/>
        <w:right w:val="none" w:sz="0" w:space="0" w:color="auto"/>
      </w:divBdr>
    </w:div>
    <w:div w:id="739330290">
      <w:bodyDiv w:val="1"/>
      <w:marLeft w:val="0"/>
      <w:marRight w:val="0"/>
      <w:marTop w:val="0"/>
      <w:marBottom w:val="0"/>
      <w:divBdr>
        <w:top w:val="none" w:sz="0" w:space="0" w:color="auto"/>
        <w:left w:val="none" w:sz="0" w:space="0" w:color="auto"/>
        <w:bottom w:val="none" w:sz="0" w:space="0" w:color="auto"/>
        <w:right w:val="none" w:sz="0" w:space="0" w:color="auto"/>
      </w:divBdr>
    </w:div>
    <w:div w:id="750002988">
      <w:bodyDiv w:val="1"/>
      <w:marLeft w:val="0"/>
      <w:marRight w:val="0"/>
      <w:marTop w:val="0"/>
      <w:marBottom w:val="0"/>
      <w:divBdr>
        <w:top w:val="none" w:sz="0" w:space="0" w:color="auto"/>
        <w:left w:val="none" w:sz="0" w:space="0" w:color="auto"/>
        <w:bottom w:val="none" w:sz="0" w:space="0" w:color="auto"/>
        <w:right w:val="none" w:sz="0" w:space="0" w:color="auto"/>
      </w:divBdr>
    </w:div>
    <w:div w:id="789131021">
      <w:bodyDiv w:val="1"/>
      <w:marLeft w:val="0"/>
      <w:marRight w:val="0"/>
      <w:marTop w:val="0"/>
      <w:marBottom w:val="0"/>
      <w:divBdr>
        <w:top w:val="none" w:sz="0" w:space="0" w:color="auto"/>
        <w:left w:val="none" w:sz="0" w:space="0" w:color="auto"/>
        <w:bottom w:val="none" w:sz="0" w:space="0" w:color="auto"/>
        <w:right w:val="none" w:sz="0" w:space="0" w:color="auto"/>
      </w:divBdr>
    </w:div>
    <w:div w:id="801339966">
      <w:bodyDiv w:val="1"/>
      <w:marLeft w:val="0"/>
      <w:marRight w:val="0"/>
      <w:marTop w:val="0"/>
      <w:marBottom w:val="0"/>
      <w:divBdr>
        <w:top w:val="none" w:sz="0" w:space="0" w:color="auto"/>
        <w:left w:val="none" w:sz="0" w:space="0" w:color="auto"/>
        <w:bottom w:val="none" w:sz="0" w:space="0" w:color="auto"/>
        <w:right w:val="none" w:sz="0" w:space="0" w:color="auto"/>
      </w:divBdr>
    </w:div>
    <w:div w:id="821851870">
      <w:bodyDiv w:val="1"/>
      <w:marLeft w:val="0"/>
      <w:marRight w:val="0"/>
      <w:marTop w:val="0"/>
      <w:marBottom w:val="0"/>
      <w:divBdr>
        <w:top w:val="none" w:sz="0" w:space="0" w:color="auto"/>
        <w:left w:val="none" w:sz="0" w:space="0" w:color="auto"/>
        <w:bottom w:val="none" w:sz="0" w:space="0" w:color="auto"/>
        <w:right w:val="none" w:sz="0" w:space="0" w:color="auto"/>
      </w:divBdr>
    </w:div>
    <w:div w:id="831915873">
      <w:bodyDiv w:val="1"/>
      <w:marLeft w:val="0"/>
      <w:marRight w:val="0"/>
      <w:marTop w:val="0"/>
      <w:marBottom w:val="0"/>
      <w:divBdr>
        <w:top w:val="none" w:sz="0" w:space="0" w:color="auto"/>
        <w:left w:val="none" w:sz="0" w:space="0" w:color="auto"/>
        <w:bottom w:val="none" w:sz="0" w:space="0" w:color="auto"/>
        <w:right w:val="none" w:sz="0" w:space="0" w:color="auto"/>
      </w:divBdr>
    </w:div>
    <w:div w:id="862326099">
      <w:bodyDiv w:val="1"/>
      <w:marLeft w:val="0"/>
      <w:marRight w:val="0"/>
      <w:marTop w:val="0"/>
      <w:marBottom w:val="0"/>
      <w:divBdr>
        <w:top w:val="none" w:sz="0" w:space="0" w:color="auto"/>
        <w:left w:val="none" w:sz="0" w:space="0" w:color="auto"/>
        <w:bottom w:val="none" w:sz="0" w:space="0" w:color="auto"/>
        <w:right w:val="none" w:sz="0" w:space="0" w:color="auto"/>
      </w:divBdr>
    </w:div>
    <w:div w:id="897744268">
      <w:bodyDiv w:val="1"/>
      <w:marLeft w:val="0"/>
      <w:marRight w:val="0"/>
      <w:marTop w:val="0"/>
      <w:marBottom w:val="0"/>
      <w:divBdr>
        <w:top w:val="none" w:sz="0" w:space="0" w:color="auto"/>
        <w:left w:val="none" w:sz="0" w:space="0" w:color="auto"/>
        <w:bottom w:val="none" w:sz="0" w:space="0" w:color="auto"/>
        <w:right w:val="none" w:sz="0" w:space="0" w:color="auto"/>
      </w:divBdr>
    </w:div>
    <w:div w:id="987397147">
      <w:bodyDiv w:val="1"/>
      <w:marLeft w:val="0"/>
      <w:marRight w:val="0"/>
      <w:marTop w:val="0"/>
      <w:marBottom w:val="0"/>
      <w:divBdr>
        <w:top w:val="none" w:sz="0" w:space="0" w:color="auto"/>
        <w:left w:val="none" w:sz="0" w:space="0" w:color="auto"/>
        <w:bottom w:val="none" w:sz="0" w:space="0" w:color="auto"/>
        <w:right w:val="none" w:sz="0" w:space="0" w:color="auto"/>
      </w:divBdr>
    </w:div>
    <w:div w:id="1016882405">
      <w:bodyDiv w:val="1"/>
      <w:marLeft w:val="0"/>
      <w:marRight w:val="0"/>
      <w:marTop w:val="0"/>
      <w:marBottom w:val="0"/>
      <w:divBdr>
        <w:top w:val="none" w:sz="0" w:space="0" w:color="auto"/>
        <w:left w:val="none" w:sz="0" w:space="0" w:color="auto"/>
        <w:bottom w:val="none" w:sz="0" w:space="0" w:color="auto"/>
        <w:right w:val="none" w:sz="0" w:space="0" w:color="auto"/>
      </w:divBdr>
    </w:div>
    <w:div w:id="1023901183">
      <w:bodyDiv w:val="1"/>
      <w:marLeft w:val="0"/>
      <w:marRight w:val="0"/>
      <w:marTop w:val="0"/>
      <w:marBottom w:val="0"/>
      <w:divBdr>
        <w:top w:val="none" w:sz="0" w:space="0" w:color="auto"/>
        <w:left w:val="none" w:sz="0" w:space="0" w:color="auto"/>
        <w:bottom w:val="none" w:sz="0" w:space="0" w:color="auto"/>
        <w:right w:val="none" w:sz="0" w:space="0" w:color="auto"/>
      </w:divBdr>
    </w:div>
    <w:div w:id="1035156008">
      <w:bodyDiv w:val="1"/>
      <w:marLeft w:val="0"/>
      <w:marRight w:val="0"/>
      <w:marTop w:val="0"/>
      <w:marBottom w:val="0"/>
      <w:divBdr>
        <w:top w:val="none" w:sz="0" w:space="0" w:color="auto"/>
        <w:left w:val="none" w:sz="0" w:space="0" w:color="auto"/>
        <w:bottom w:val="none" w:sz="0" w:space="0" w:color="auto"/>
        <w:right w:val="none" w:sz="0" w:space="0" w:color="auto"/>
      </w:divBdr>
    </w:div>
    <w:div w:id="1041593374">
      <w:bodyDiv w:val="1"/>
      <w:marLeft w:val="0"/>
      <w:marRight w:val="0"/>
      <w:marTop w:val="0"/>
      <w:marBottom w:val="0"/>
      <w:divBdr>
        <w:top w:val="none" w:sz="0" w:space="0" w:color="auto"/>
        <w:left w:val="none" w:sz="0" w:space="0" w:color="auto"/>
        <w:bottom w:val="none" w:sz="0" w:space="0" w:color="auto"/>
        <w:right w:val="none" w:sz="0" w:space="0" w:color="auto"/>
      </w:divBdr>
    </w:div>
    <w:div w:id="1070735906">
      <w:bodyDiv w:val="1"/>
      <w:marLeft w:val="0"/>
      <w:marRight w:val="0"/>
      <w:marTop w:val="0"/>
      <w:marBottom w:val="0"/>
      <w:divBdr>
        <w:top w:val="none" w:sz="0" w:space="0" w:color="auto"/>
        <w:left w:val="none" w:sz="0" w:space="0" w:color="auto"/>
        <w:bottom w:val="none" w:sz="0" w:space="0" w:color="auto"/>
        <w:right w:val="none" w:sz="0" w:space="0" w:color="auto"/>
      </w:divBdr>
    </w:div>
    <w:div w:id="1097023916">
      <w:bodyDiv w:val="1"/>
      <w:marLeft w:val="0"/>
      <w:marRight w:val="0"/>
      <w:marTop w:val="0"/>
      <w:marBottom w:val="0"/>
      <w:divBdr>
        <w:top w:val="none" w:sz="0" w:space="0" w:color="auto"/>
        <w:left w:val="none" w:sz="0" w:space="0" w:color="auto"/>
        <w:bottom w:val="none" w:sz="0" w:space="0" w:color="auto"/>
        <w:right w:val="none" w:sz="0" w:space="0" w:color="auto"/>
      </w:divBdr>
    </w:div>
    <w:div w:id="1116488721">
      <w:bodyDiv w:val="1"/>
      <w:marLeft w:val="0"/>
      <w:marRight w:val="0"/>
      <w:marTop w:val="0"/>
      <w:marBottom w:val="0"/>
      <w:divBdr>
        <w:top w:val="none" w:sz="0" w:space="0" w:color="auto"/>
        <w:left w:val="none" w:sz="0" w:space="0" w:color="auto"/>
        <w:bottom w:val="none" w:sz="0" w:space="0" w:color="auto"/>
        <w:right w:val="none" w:sz="0" w:space="0" w:color="auto"/>
      </w:divBdr>
    </w:div>
    <w:div w:id="1118066236">
      <w:bodyDiv w:val="1"/>
      <w:marLeft w:val="0"/>
      <w:marRight w:val="0"/>
      <w:marTop w:val="0"/>
      <w:marBottom w:val="0"/>
      <w:divBdr>
        <w:top w:val="none" w:sz="0" w:space="0" w:color="auto"/>
        <w:left w:val="none" w:sz="0" w:space="0" w:color="auto"/>
        <w:bottom w:val="none" w:sz="0" w:space="0" w:color="auto"/>
        <w:right w:val="none" w:sz="0" w:space="0" w:color="auto"/>
      </w:divBdr>
    </w:div>
    <w:div w:id="1127503358">
      <w:bodyDiv w:val="1"/>
      <w:marLeft w:val="0"/>
      <w:marRight w:val="0"/>
      <w:marTop w:val="0"/>
      <w:marBottom w:val="0"/>
      <w:divBdr>
        <w:top w:val="none" w:sz="0" w:space="0" w:color="auto"/>
        <w:left w:val="none" w:sz="0" w:space="0" w:color="auto"/>
        <w:bottom w:val="none" w:sz="0" w:space="0" w:color="auto"/>
        <w:right w:val="none" w:sz="0" w:space="0" w:color="auto"/>
      </w:divBdr>
    </w:div>
    <w:div w:id="1135412485">
      <w:bodyDiv w:val="1"/>
      <w:marLeft w:val="0"/>
      <w:marRight w:val="0"/>
      <w:marTop w:val="0"/>
      <w:marBottom w:val="0"/>
      <w:divBdr>
        <w:top w:val="none" w:sz="0" w:space="0" w:color="auto"/>
        <w:left w:val="none" w:sz="0" w:space="0" w:color="auto"/>
        <w:bottom w:val="none" w:sz="0" w:space="0" w:color="auto"/>
        <w:right w:val="none" w:sz="0" w:space="0" w:color="auto"/>
      </w:divBdr>
    </w:div>
    <w:div w:id="1138960395">
      <w:bodyDiv w:val="1"/>
      <w:marLeft w:val="0"/>
      <w:marRight w:val="0"/>
      <w:marTop w:val="0"/>
      <w:marBottom w:val="0"/>
      <w:divBdr>
        <w:top w:val="none" w:sz="0" w:space="0" w:color="auto"/>
        <w:left w:val="none" w:sz="0" w:space="0" w:color="auto"/>
        <w:bottom w:val="none" w:sz="0" w:space="0" w:color="auto"/>
        <w:right w:val="none" w:sz="0" w:space="0" w:color="auto"/>
      </w:divBdr>
    </w:div>
    <w:div w:id="1155755470">
      <w:bodyDiv w:val="1"/>
      <w:marLeft w:val="0"/>
      <w:marRight w:val="0"/>
      <w:marTop w:val="0"/>
      <w:marBottom w:val="0"/>
      <w:divBdr>
        <w:top w:val="none" w:sz="0" w:space="0" w:color="auto"/>
        <w:left w:val="none" w:sz="0" w:space="0" w:color="auto"/>
        <w:bottom w:val="none" w:sz="0" w:space="0" w:color="auto"/>
        <w:right w:val="none" w:sz="0" w:space="0" w:color="auto"/>
      </w:divBdr>
      <w:divsChild>
        <w:div w:id="200552214">
          <w:marLeft w:val="0"/>
          <w:marRight w:val="0"/>
          <w:marTop w:val="0"/>
          <w:marBottom w:val="0"/>
          <w:divBdr>
            <w:top w:val="single" w:sz="2" w:space="0" w:color="D9D9E3"/>
            <w:left w:val="single" w:sz="2" w:space="0" w:color="D9D9E3"/>
            <w:bottom w:val="single" w:sz="2" w:space="0" w:color="D9D9E3"/>
            <w:right w:val="single" w:sz="2" w:space="0" w:color="D9D9E3"/>
          </w:divBdr>
          <w:divsChild>
            <w:div w:id="986981065">
              <w:marLeft w:val="0"/>
              <w:marRight w:val="0"/>
              <w:marTop w:val="0"/>
              <w:marBottom w:val="0"/>
              <w:divBdr>
                <w:top w:val="single" w:sz="2" w:space="0" w:color="D9D9E3"/>
                <w:left w:val="single" w:sz="2" w:space="0" w:color="D9D9E3"/>
                <w:bottom w:val="single" w:sz="2" w:space="0" w:color="D9D9E3"/>
                <w:right w:val="single" w:sz="2" w:space="0" w:color="D9D9E3"/>
              </w:divBdr>
              <w:divsChild>
                <w:div w:id="763458533">
                  <w:marLeft w:val="0"/>
                  <w:marRight w:val="0"/>
                  <w:marTop w:val="0"/>
                  <w:marBottom w:val="0"/>
                  <w:divBdr>
                    <w:top w:val="single" w:sz="2" w:space="0" w:color="D9D9E3"/>
                    <w:left w:val="single" w:sz="2" w:space="0" w:color="D9D9E3"/>
                    <w:bottom w:val="single" w:sz="2" w:space="0" w:color="D9D9E3"/>
                    <w:right w:val="single" w:sz="2" w:space="0" w:color="D9D9E3"/>
                  </w:divBdr>
                  <w:divsChild>
                    <w:div w:id="1840732744">
                      <w:marLeft w:val="0"/>
                      <w:marRight w:val="0"/>
                      <w:marTop w:val="0"/>
                      <w:marBottom w:val="0"/>
                      <w:divBdr>
                        <w:top w:val="single" w:sz="2" w:space="0" w:color="D9D9E3"/>
                        <w:left w:val="single" w:sz="2" w:space="0" w:color="D9D9E3"/>
                        <w:bottom w:val="single" w:sz="2" w:space="0" w:color="D9D9E3"/>
                        <w:right w:val="single" w:sz="2" w:space="0" w:color="D9D9E3"/>
                      </w:divBdr>
                      <w:divsChild>
                        <w:div w:id="1831673691">
                          <w:marLeft w:val="0"/>
                          <w:marRight w:val="0"/>
                          <w:marTop w:val="0"/>
                          <w:marBottom w:val="0"/>
                          <w:divBdr>
                            <w:top w:val="single" w:sz="2" w:space="0" w:color="auto"/>
                            <w:left w:val="single" w:sz="2" w:space="0" w:color="auto"/>
                            <w:bottom w:val="single" w:sz="6" w:space="0" w:color="auto"/>
                            <w:right w:val="single" w:sz="2" w:space="0" w:color="auto"/>
                          </w:divBdr>
                          <w:divsChild>
                            <w:div w:id="283997442">
                              <w:marLeft w:val="0"/>
                              <w:marRight w:val="0"/>
                              <w:marTop w:val="100"/>
                              <w:marBottom w:val="100"/>
                              <w:divBdr>
                                <w:top w:val="single" w:sz="2" w:space="0" w:color="D9D9E3"/>
                                <w:left w:val="single" w:sz="2" w:space="0" w:color="D9D9E3"/>
                                <w:bottom w:val="single" w:sz="2" w:space="0" w:color="D9D9E3"/>
                                <w:right w:val="single" w:sz="2" w:space="0" w:color="D9D9E3"/>
                              </w:divBdr>
                              <w:divsChild>
                                <w:div w:id="439302615">
                                  <w:marLeft w:val="0"/>
                                  <w:marRight w:val="0"/>
                                  <w:marTop w:val="0"/>
                                  <w:marBottom w:val="0"/>
                                  <w:divBdr>
                                    <w:top w:val="single" w:sz="2" w:space="0" w:color="D9D9E3"/>
                                    <w:left w:val="single" w:sz="2" w:space="0" w:color="D9D9E3"/>
                                    <w:bottom w:val="single" w:sz="2" w:space="0" w:color="D9D9E3"/>
                                    <w:right w:val="single" w:sz="2" w:space="0" w:color="D9D9E3"/>
                                  </w:divBdr>
                                  <w:divsChild>
                                    <w:div w:id="543062125">
                                      <w:marLeft w:val="0"/>
                                      <w:marRight w:val="0"/>
                                      <w:marTop w:val="0"/>
                                      <w:marBottom w:val="0"/>
                                      <w:divBdr>
                                        <w:top w:val="single" w:sz="2" w:space="0" w:color="D9D9E3"/>
                                        <w:left w:val="single" w:sz="2" w:space="0" w:color="D9D9E3"/>
                                        <w:bottom w:val="single" w:sz="2" w:space="0" w:color="D9D9E3"/>
                                        <w:right w:val="single" w:sz="2" w:space="0" w:color="D9D9E3"/>
                                      </w:divBdr>
                                      <w:divsChild>
                                        <w:div w:id="490829186">
                                          <w:marLeft w:val="0"/>
                                          <w:marRight w:val="0"/>
                                          <w:marTop w:val="0"/>
                                          <w:marBottom w:val="0"/>
                                          <w:divBdr>
                                            <w:top w:val="single" w:sz="2" w:space="0" w:color="D9D9E3"/>
                                            <w:left w:val="single" w:sz="2" w:space="0" w:color="D9D9E3"/>
                                            <w:bottom w:val="single" w:sz="2" w:space="0" w:color="D9D9E3"/>
                                            <w:right w:val="single" w:sz="2" w:space="0" w:color="D9D9E3"/>
                                          </w:divBdr>
                                          <w:divsChild>
                                            <w:div w:id="1432118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6935231">
          <w:marLeft w:val="0"/>
          <w:marRight w:val="0"/>
          <w:marTop w:val="0"/>
          <w:marBottom w:val="0"/>
          <w:divBdr>
            <w:top w:val="none" w:sz="0" w:space="0" w:color="auto"/>
            <w:left w:val="none" w:sz="0" w:space="0" w:color="auto"/>
            <w:bottom w:val="none" w:sz="0" w:space="0" w:color="auto"/>
            <w:right w:val="none" w:sz="0" w:space="0" w:color="auto"/>
          </w:divBdr>
          <w:divsChild>
            <w:div w:id="1383941023">
              <w:marLeft w:val="0"/>
              <w:marRight w:val="0"/>
              <w:marTop w:val="0"/>
              <w:marBottom w:val="0"/>
              <w:divBdr>
                <w:top w:val="single" w:sz="2" w:space="0" w:color="D9D9E3"/>
                <w:left w:val="single" w:sz="2" w:space="0" w:color="D9D9E3"/>
                <w:bottom w:val="single" w:sz="2" w:space="0" w:color="D9D9E3"/>
                <w:right w:val="single" w:sz="2" w:space="0" w:color="D9D9E3"/>
              </w:divBdr>
              <w:divsChild>
                <w:div w:id="16667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60835">
      <w:bodyDiv w:val="1"/>
      <w:marLeft w:val="0"/>
      <w:marRight w:val="0"/>
      <w:marTop w:val="0"/>
      <w:marBottom w:val="0"/>
      <w:divBdr>
        <w:top w:val="none" w:sz="0" w:space="0" w:color="auto"/>
        <w:left w:val="none" w:sz="0" w:space="0" w:color="auto"/>
        <w:bottom w:val="none" w:sz="0" w:space="0" w:color="auto"/>
        <w:right w:val="none" w:sz="0" w:space="0" w:color="auto"/>
      </w:divBdr>
    </w:div>
    <w:div w:id="1215308390">
      <w:bodyDiv w:val="1"/>
      <w:marLeft w:val="0"/>
      <w:marRight w:val="0"/>
      <w:marTop w:val="0"/>
      <w:marBottom w:val="0"/>
      <w:divBdr>
        <w:top w:val="none" w:sz="0" w:space="0" w:color="auto"/>
        <w:left w:val="none" w:sz="0" w:space="0" w:color="auto"/>
        <w:bottom w:val="none" w:sz="0" w:space="0" w:color="auto"/>
        <w:right w:val="none" w:sz="0" w:space="0" w:color="auto"/>
      </w:divBdr>
    </w:div>
    <w:div w:id="1223520095">
      <w:bodyDiv w:val="1"/>
      <w:marLeft w:val="0"/>
      <w:marRight w:val="0"/>
      <w:marTop w:val="0"/>
      <w:marBottom w:val="0"/>
      <w:divBdr>
        <w:top w:val="none" w:sz="0" w:space="0" w:color="auto"/>
        <w:left w:val="none" w:sz="0" w:space="0" w:color="auto"/>
        <w:bottom w:val="none" w:sz="0" w:space="0" w:color="auto"/>
        <w:right w:val="none" w:sz="0" w:space="0" w:color="auto"/>
      </w:divBdr>
    </w:div>
    <w:div w:id="1246646965">
      <w:bodyDiv w:val="1"/>
      <w:marLeft w:val="0"/>
      <w:marRight w:val="0"/>
      <w:marTop w:val="0"/>
      <w:marBottom w:val="0"/>
      <w:divBdr>
        <w:top w:val="none" w:sz="0" w:space="0" w:color="auto"/>
        <w:left w:val="none" w:sz="0" w:space="0" w:color="auto"/>
        <w:bottom w:val="none" w:sz="0" w:space="0" w:color="auto"/>
        <w:right w:val="none" w:sz="0" w:space="0" w:color="auto"/>
      </w:divBdr>
    </w:div>
    <w:div w:id="1291783025">
      <w:bodyDiv w:val="1"/>
      <w:marLeft w:val="0"/>
      <w:marRight w:val="0"/>
      <w:marTop w:val="0"/>
      <w:marBottom w:val="0"/>
      <w:divBdr>
        <w:top w:val="none" w:sz="0" w:space="0" w:color="auto"/>
        <w:left w:val="none" w:sz="0" w:space="0" w:color="auto"/>
        <w:bottom w:val="none" w:sz="0" w:space="0" w:color="auto"/>
        <w:right w:val="none" w:sz="0" w:space="0" w:color="auto"/>
      </w:divBdr>
    </w:div>
    <w:div w:id="1315521992">
      <w:bodyDiv w:val="1"/>
      <w:marLeft w:val="0"/>
      <w:marRight w:val="0"/>
      <w:marTop w:val="0"/>
      <w:marBottom w:val="0"/>
      <w:divBdr>
        <w:top w:val="none" w:sz="0" w:space="0" w:color="auto"/>
        <w:left w:val="none" w:sz="0" w:space="0" w:color="auto"/>
        <w:bottom w:val="none" w:sz="0" w:space="0" w:color="auto"/>
        <w:right w:val="none" w:sz="0" w:space="0" w:color="auto"/>
      </w:divBdr>
    </w:div>
    <w:div w:id="1323465253">
      <w:bodyDiv w:val="1"/>
      <w:marLeft w:val="0"/>
      <w:marRight w:val="0"/>
      <w:marTop w:val="0"/>
      <w:marBottom w:val="0"/>
      <w:divBdr>
        <w:top w:val="none" w:sz="0" w:space="0" w:color="auto"/>
        <w:left w:val="none" w:sz="0" w:space="0" w:color="auto"/>
        <w:bottom w:val="none" w:sz="0" w:space="0" w:color="auto"/>
        <w:right w:val="none" w:sz="0" w:space="0" w:color="auto"/>
      </w:divBdr>
    </w:div>
    <w:div w:id="1335297767">
      <w:bodyDiv w:val="1"/>
      <w:marLeft w:val="0"/>
      <w:marRight w:val="0"/>
      <w:marTop w:val="0"/>
      <w:marBottom w:val="0"/>
      <w:divBdr>
        <w:top w:val="none" w:sz="0" w:space="0" w:color="auto"/>
        <w:left w:val="none" w:sz="0" w:space="0" w:color="auto"/>
        <w:bottom w:val="none" w:sz="0" w:space="0" w:color="auto"/>
        <w:right w:val="none" w:sz="0" w:space="0" w:color="auto"/>
      </w:divBdr>
    </w:div>
    <w:div w:id="1411804756">
      <w:bodyDiv w:val="1"/>
      <w:marLeft w:val="0"/>
      <w:marRight w:val="0"/>
      <w:marTop w:val="0"/>
      <w:marBottom w:val="0"/>
      <w:divBdr>
        <w:top w:val="none" w:sz="0" w:space="0" w:color="auto"/>
        <w:left w:val="none" w:sz="0" w:space="0" w:color="auto"/>
        <w:bottom w:val="none" w:sz="0" w:space="0" w:color="auto"/>
        <w:right w:val="none" w:sz="0" w:space="0" w:color="auto"/>
      </w:divBdr>
    </w:div>
    <w:div w:id="1416587451">
      <w:bodyDiv w:val="1"/>
      <w:marLeft w:val="0"/>
      <w:marRight w:val="0"/>
      <w:marTop w:val="0"/>
      <w:marBottom w:val="0"/>
      <w:divBdr>
        <w:top w:val="none" w:sz="0" w:space="0" w:color="auto"/>
        <w:left w:val="none" w:sz="0" w:space="0" w:color="auto"/>
        <w:bottom w:val="none" w:sz="0" w:space="0" w:color="auto"/>
        <w:right w:val="none" w:sz="0" w:space="0" w:color="auto"/>
      </w:divBdr>
    </w:div>
    <w:div w:id="1417248470">
      <w:bodyDiv w:val="1"/>
      <w:marLeft w:val="0"/>
      <w:marRight w:val="0"/>
      <w:marTop w:val="0"/>
      <w:marBottom w:val="0"/>
      <w:divBdr>
        <w:top w:val="none" w:sz="0" w:space="0" w:color="auto"/>
        <w:left w:val="none" w:sz="0" w:space="0" w:color="auto"/>
        <w:bottom w:val="none" w:sz="0" w:space="0" w:color="auto"/>
        <w:right w:val="none" w:sz="0" w:space="0" w:color="auto"/>
      </w:divBdr>
    </w:div>
    <w:div w:id="1435519455">
      <w:bodyDiv w:val="1"/>
      <w:marLeft w:val="0"/>
      <w:marRight w:val="0"/>
      <w:marTop w:val="0"/>
      <w:marBottom w:val="0"/>
      <w:divBdr>
        <w:top w:val="none" w:sz="0" w:space="0" w:color="auto"/>
        <w:left w:val="none" w:sz="0" w:space="0" w:color="auto"/>
        <w:bottom w:val="none" w:sz="0" w:space="0" w:color="auto"/>
        <w:right w:val="none" w:sz="0" w:space="0" w:color="auto"/>
      </w:divBdr>
    </w:div>
    <w:div w:id="1436905052">
      <w:bodyDiv w:val="1"/>
      <w:marLeft w:val="0"/>
      <w:marRight w:val="0"/>
      <w:marTop w:val="0"/>
      <w:marBottom w:val="0"/>
      <w:divBdr>
        <w:top w:val="none" w:sz="0" w:space="0" w:color="auto"/>
        <w:left w:val="none" w:sz="0" w:space="0" w:color="auto"/>
        <w:bottom w:val="none" w:sz="0" w:space="0" w:color="auto"/>
        <w:right w:val="none" w:sz="0" w:space="0" w:color="auto"/>
      </w:divBdr>
    </w:div>
    <w:div w:id="1447122252">
      <w:bodyDiv w:val="1"/>
      <w:marLeft w:val="0"/>
      <w:marRight w:val="0"/>
      <w:marTop w:val="0"/>
      <w:marBottom w:val="0"/>
      <w:divBdr>
        <w:top w:val="none" w:sz="0" w:space="0" w:color="auto"/>
        <w:left w:val="none" w:sz="0" w:space="0" w:color="auto"/>
        <w:bottom w:val="none" w:sz="0" w:space="0" w:color="auto"/>
        <w:right w:val="none" w:sz="0" w:space="0" w:color="auto"/>
      </w:divBdr>
    </w:div>
    <w:div w:id="1451129321">
      <w:bodyDiv w:val="1"/>
      <w:marLeft w:val="0"/>
      <w:marRight w:val="0"/>
      <w:marTop w:val="0"/>
      <w:marBottom w:val="0"/>
      <w:divBdr>
        <w:top w:val="none" w:sz="0" w:space="0" w:color="auto"/>
        <w:left w:val="none" w:sz="0" w:space="0" w:color="auto"/>
        <w:bottom w:val="none" w:sz="0" w:space="0" w:color="auto"/>
        <w:right w:val="none" w:sz="0" w:space="0" w:color="auto"/>
      </w:divBdr>
    </w:div>
    <w:div w:id="1452284792">
      <w:bodyDiv w:val="1"/>
      <w:marLeft w:val="0"/>
      <w:marRight w:val="0"/>
      <w:marTop w:val="0"/>
      <w:marBottom w:val="0"/>
      <w:divBdr>
        <w:top w:val="none" w:sz="0" w:space="0" w:color="auto"/>
        <w:left w:val="none" w:sz="0" w:space="0" w:color="auto"/>
        <w:bottom w:val="none" w:sz="0" w:space="0" w:color="auto"/>
        <w:right w:val="none" w:sz="0" w:space="0" w:color="auto"/>
      </w:divBdr>
    </w:div>
    <w:div w:id="1463887937">
      <w:bodyDiv w:val="1"/>
      <w:marLeft w:val="0"/>
      <w:marRight w:val="0"/>
      <w:marTop w:val="0"/>
      <w:marBottom w:val="0"/>
      <w:divBdr>
        <w:top w:val="none" w:sz="0" w:space="0" w:color="auto"/>
        <w:left w:val="none" w:sz="0" w:space="0" w:color="auto"/>
        <w:bottom w:val="none" w:sz="0" w:space="0" w:color="auto"/>
        <w:right w:val="none" w:sz="0" w:space="0" w:color="auto"/>
      </w:divBdr>
    </w:div>
    <w:div w:id="1474641336">
      <w:bodyDiv w:val="1"/>
      <w:marLeft w:val="0"/>
      <w:marRight w:val="0"/>
      <w:marTop w:val="0"/>
      <w:marBottom w:val="0"/>
      <w:divBdr>
        <w:top w:val="none" w:sz="0" w:space="0" w:color="auto"/>
        <w:left w:val="none" w:sz="0" w:space="0" w:color="auto"/>
        <w:bottom w:val="none" w:sz="0" w:space="0" w:color="auto"/>
        <w:right w:val="none" w:sz="0" w:space="0" w:color="auto"/>
      </w:divBdr>
    </w:div>
    <w:div w:id="1479111026">
      <w:bodyDiv w:val="1"/>
      <w:marLeft w:val="0"/>
      <w:marRight w:val="0"/>
      <w:marTop w:val="0"/>
      <w:marBottom w:val="0"/>
      <w:divBdr>
        <w:top w:val="none" w:sz="0" w:space="0" w:color="auto"/>
        <w:left w:val="none" w:sz="0" w:space="0" w:color="auto"/>
        <w:bottom w:val="none" w:sz="0" w:space="0" w:color="auto"/>
        <w:right w:val="none" w:sz="0" w:space="0" w:color="auto"/>
      </w:divBdr>
    </w:div>
    <w:div w:id="1497378394">
      <w:bodyDiv w:val="1"/>
      <w:marLeft w:val="0"/>
      <w:marRight w:val="0"/>
      <w:marTop w:val="0"/>
      <w:marBottom w:val="0"/>
      <w:divBdr>
        <w:top w:val="none" w:sz="0" w:space="0" w:color="auto"/>
        <w:left w:val="none" w:sz="0" w:space="0" w:color="auto"/>
        <w:bottom w:val="none" w:sz="0" w:space="0" w:color="auto"/>
        <w:right w:val="none" w:sz="0" w:space="0" w:color="auto"/>
      </w:divBdr>
    </w:div>
    <w:div w:id="1509252973">
      <w:bodyDiv w:val="1"/>
      <w:marLeft w:val="0"/>
      <w:marRight w:val="0"/>
      <w:marTop w:val="0"/>
      <w:marBottom w:val="0"/>
      <w:divBdr>
        <w:top w:val="none" w:sz="0" w:space="0" w:color="auto"/>
        <w:left w:val="none" w:sz="0" w:space="0" w:color="auto"/>
        <w:bottom w:val="none" w:sz="0" w:space="0" w:color="auto"/>
        <w:right w:val="none" w:sz="0" w:space="0" w:color="auto"/>
      </w:divBdr>
    </w:div>
    <w:div w:id="1530025425">
      <w:bodyDiv w:val="1"/>
      <w:marLeft w:val="0"/>
      <w:marRight w:val="0"/>
      <w:marTop w:val="0"/>
      <w:marBottom w:val="0"/>
      <w:divBdr>
        <w:top w:val="none" w:sz="0" w:space="0" w:color="auto"/>
        <w:left w:val="none" w:sz="0" w:space="0" w:color="auto"/>
        <w:bottom w:val="none" w:sz="0" w:space="0" w:color="auto"/>
        <w:right w:val="none" w:sz="0" w:space="0" w:color="auto"/>
      </w:divBdr>
    </w:div>
    <w:div w:id="1539584332">
      <w:bodyDiv w:val="1"/>
      <w:marLeft w:val="0"/>
      <w:marRight w:val="0"/>
      <w:marTop w:val="0"/>
      <w:marBottom w:val="0"/>
      <w:divBdr>
        <w:top w:val="none" w:sz="0" w:space="0" w:color="auto"/>
        <w:left w:val="none" w:sz="0" w:space="0" w:color="auto"/>
        <w:bottom w:val="none" w:sz="0" w:space="0" w:color="auto"/>
        <w:right w:val="none" w:sz="0" w:space="0" w:color="auto"/>
      </w:divBdr>
    </w:div>
    <w:div w:id="1556236526">
      <w:bodyDiv w:val="1"/>
      <w:marLeft w:val="0"/>
      <w:marRight w:val="0"/>
      <w:marTop w:val="0"/>
      <w:marBottom w:val="0"/>
      <w:divBdr>
        <w:top w:val="none" w:sz="0" w:space="0" w:color="auto"/>
        <w:left w:val="none" w:sz="0" w:space="0" w:color="auto"/>
        <w:bottom w:val="none" w:sz="0" w:space="0" w:color="auto"/>
        <w:right w:val="none" w:sz="0" w:space="0" w:color="auto"/>
      </w:divBdr>
    </w:div>
    <w:div w:id="1603369333">
      <w:bodyDiv w:val="1"/>
      <w:marLeft w:val="0"/>
      <w:marRight w:val="0"/>
      <w:marTop w:val="0"/>
      <w:marBottom w:val="0"/>
      <w:divBdr>
        <w:top w:val="none" w:sz="0" w:space="0" w:color="auto"/>
        <w:left w:val="none" w:sz="0" w:space="0" w:color="auto"/>
        <w:bottom w:val="none" w:sz="0" w:space="0" w:color="auto"/>
        <w:right w:val="none" w:sz="0" w:space="0" w:color="auto"/>
      </w:divBdr>
    </w:div>
    <w:div w:id="1631353332">
      <w:bodyDiv w:val="1"/>
      <w:marLeft w:val="0"/>
      <w:marRight w:val="0"/>
      <w:marTop w:val="0"/>
      <w:marBottom w:val="0"/>
      <w:divBdr>
        <w:top w:val="none" w:sz="0" w:space="0" w:color="auto"/>
        <w:left w:val="none" w:sz="0" w:space="0" w:color="auto"/>
        <w:bottom w:val="none" w:sz="0" w:space="0" w:color="auto"/>
        <w:right w:val="none" w:sz="0" w:space="0" w:color="auto"/>
      </w:divBdr>
    </w:div>
    <w:div w:id="1658074400">
      <w:bodyDiv w:val="1"/>
      <w:marLeft w:val="0"/>
      <w:marRight w:val="0"/>
      <w:marTop w:val="0"/>
      <w:marBottom w:val="0"/>
      <w:divBdr>
        <w:top w:val="none" w:sz="0" w:space="0" w:color="auto"/>
        <w:left w:val="none" w:sz="0" w:space="0" w:color="auto"/>
        <w:bottom w:val="none" w:sz="0" w:space="0" w:color="auto"/>
        <w:right w:val="none" w:sz="0" w:space="0" w:color="auto"/>
      </w:divBdr>
    </w:div>
    <w:div w:id="1665233572">
      <w:bodyDiv w:val="1"/>
      <w:marLeft w:val="0"/>
      <w:marRight w:val="0"/>
      <w:marTop w:val="0"/>
      <w:marBottom w:val="0"/>
      <w:divBdr>
        <w:top w:val="none" w:sz="0" w:space="0" w:color="auto"/>
        <w:left w:val="none" w:sz="0" w:space="0" w:color="auto"/>
        <w:bottom w:val="none" w:sz="0" w:space="0" w:color="auto"/>
        <w:right w:val="none" w:sz="0" w:space="0" w:color="auto"/>
      </w:divBdr>
      <w:divsChild>
        <w:div w:id="17395649">
          <w:marLeft w:val="0"/>
          <w:marRight w:val="0"/>
          <w:marTop w:val="0"/>
          <w:marBottom w:val="0"/>
          <w:divBdr>
            <w:top w:val="none" w:sz="0" w:space="0" w:color="auto"/>
            <w:left w:val="none" w:sz="0" w:space="0" w:color="auto"/>
            <w:bottom w:val="none" w:sz="0" w:space="0" w:color="auto"/>
            <w:right w:val="none" w:sz="0" w:space="0" w:color="auto"/>
          </w:divBdr>
          <w:divsChild>
            <w:div w:id="189337284">
              <w:marLeft w:val="0"/>
              <w:marRight w:val="0"/>
              <w:marTop w:val="0"/>
              <w:marBottom w:val="300"/>
              <w:divBdr>
                <w:top w:val="none" w:sz="0" w:space="0" w:color="auto"/>
                <w:left w:val="none" w:sz="0" w:space="0" w:color="auto"/>
                <w:bottom w:val="none" w:sz="0" w:space="0" w:color="auto"/>
                <w:right w:val="none" w:sz="0" w:space="0" w:color="auto"/>
              </w:divBdr>
            </w:div>
          </w:divsChild>
        </w:div>
        <w:div w:id="1615594216">
          <w:marLeft w:val="0"/>
          <w:marRight w:val="0"/>
          <w:marTop w:val="0"/>
          <w:marBottom w:val="180"/>
          <w:divBdr>
            <w:top w:val="none" w:sz="0" w:space="0" w:color="auto"/>
            <w:left w:val="none" w:sz="0" w:space="0" w:color="auto"/>
            <w:bottom w:val="none" w:sz="0" w:space="0" w:color="auto"/>
            <w:right w:val="none" w:sz="0" w:space="0" w:color="auto"/>
          </w:divBdr>
        </w:div>
      </w:divsChild>
    </w:div>
    <w:div w:id="1666516205">
      <w:bodyDiv w:val="1"/>
      <w:marLeft w:val="0"/>
      <w:marRight w:val="0"/>
      <w:marTop w:val="0"/>
      <w:marBottom w:val="0"/>
      <w:divBdr>
        <w:top w:val="none" w:sz="0" w:space="0" w:color="auto"/>
        <w:left w:val="none" w:sz="0" w:space="0" w:color="auto"/>
        <w:bottom w:val="none" w:sz="0" w:space="0" w:color="auto"/>
        <w:right w:val="none" w:sz="0" w:space="0" w:color="auto"/>
      </w:divBdr>
    </w:div>
    <w:div w:id="1691638169">
      <w:bodyDiv w:val="1"/>
      <w:marLeft w:val="0"/>
      <w:marRight w:val="0"/>
      <w:marTop w:val="0"/>
      <w:marBottom w:val="0"/>
      <w:divBdr>
        <w:top w:val="none" w:sz="0" w:space="0" w:color="auto"/>
        <w:left w:val="none" w:sz="0" w:space="0" w:color="auto"/>
        <w:bottom w:val="none" w:sz="0" w:space="0" w:color="auto"/>
        <w:right w:val="none" w:sz="0" w:space="0" w:color="auto"/>
      </w:divBdr>
    </w:div>
    <w:div w:id="1697467732">
      <w:bodyDiv w:val="1"/>
      <w:marLeft w:val="0"/>
      <w:marRight w:val="0"/>
      <w:marTop w:val="0"/>
      <w:marBottom w:val="0"/>
      <w:divBdr>
        <w:top w:val="none" w:sz="0" w:space="0" w:color="auto"/>
        <w:left w:val="none" w:sz="0" w:space="0" w:color="auto"/>
        <w:bottom w:val="none" w:sz="0" w:space="0" w:color="auto"/>
        <w:right w:val="none" w:sz="0" w:space="0" w:color="auto"/>
      </w:divBdr>
    </w:div>
    <w:div w:id="1709842152">
      <w:bodyDiv w:val="1"/>
      <w:marLeft w:val="0"/>
      <w:marRight w:val="0"/>
      <w:marTop w:val="0"/>
      <w:marBottom w:val="0"/>
      <w:divBdr>
        <w:top w:val="none" w:sz="0" w:space="0" w:color="auto"/>
        <w:left w:val="none" w:sz="0" w:space="0" w:color="auto"/>
        <w:bottom w:val="none" w:sz="0" w:space="0" w:color="auto"/>
        <w:right w:val="none" w:sz="0" w:space="0" w:color="auto"/>
      </w:divBdr>
    </w:div>
    <w:div w:id="1721586118">
      <w:bodyDiv w:val="1"/>
      <w:marLeft w:val="0"/>
      <w:marRight w:val="0"/>
      <w:marTop w:val="0"/>
      <w:marBottom w:val="0"/>
      <w:divBdr>
        <w:top w:val="none" w:sz="0" w:space="0" w:color="auto"/>
        <w:left w:val="none" w:sz="0" w:space="0" w:color="auto"/>
        <w:bottom w:val="none" w:sz="0" w:space="0" w:color="auto"/>
        <w:right w:val="none" w:sz="0" w:space="0" w:color="auto"/>
      </w:divBdr>
      <w:divsChild>
        <w:div w:id="1384139709">
          <w:marLeft w:val="0"/>
          <w:marRight w:val="0"/>
          <w:marTop w:val="0"/>
          <w:marBottom w:val="0"/>
          <w:divBdr>
            <w:top w:val="none" w:sz="0" w:space="0" w:color="auto"/>
            <w:left w:val="none" w:sz="0" w:space="0" w:color="auto"/>
            <w:bottom w:val="none" w:sz="0" w:space="0" w:color="auto"/>
            <w:right w:val="none" w:sz="0" w:space="0" w:color="auto"/>
          </w:divBdr>
        </w:div>
        <w:div w:id="536510167">
          <w:marLeft w:val="0"/>
          <w:marRight w:val="0"/>
          <w:marTop w:val="0"/>
          <w:marBottom w:val="0"/>
          <w:divBdr>
            <w:top w:val="none" w:sz="0" w:space="0" w:color="auto"/>
            <w:left w:val="none" w:sz="0" w:space="0" w:color="auto"/>
            <w:bottom w:val="none" w:sz="0" w:space="0" w:color="auto"/>
            <w:right w:val="none" w:sz="0" w:space="0" w:color="auto"/>
          </w:divBdr>
        </w:div>
        <w:div w:id="563219679">
          <w:marLeft w:val="0"/>
          <w:marRight w:val="0"/>
          <w:marTop w:val="0"/>
          <w:marBottom w:val="0"/>
          <w:divBdr>
            <w:top w:val="none" w:sz="0" w:space="0" w:color="auto"/>
            <w:left w:val="none" w:sz="0" w:space="0" w:color="auto"/>
            <w:bottom w:val="none" w:sz="0" w:space="0" w:color="auto"/>
            <w:right w:val="none" w:sz="0" w:space="0" w:color="auto"/>
          </w:divBdr>
        </w:div>
        <w:div w:id="1277908243">
          <w:marLeft w:val="0"/>
          <w:marRight w:val="0"/>
          <w:marTop w:val="0"/>
          <w:marBottom w:val="0"/>
          <w:divBdr>
            <w:top w:val="none" w:sz="0" w:space="0" w:color="auto"/>
            <w:left w:val="none" w:sz="0" w:space="0" w:color="auto"/>
            <w:bottom w:val="none" w:sz="0" w:space="0" w:color="auto"/>
            <w:right w:val="none" w:sz="0" w:space="0" w:color="auto"/>
          </w:divBdr>
        </w:div>
        <w:div w:id="1710911799">
          <w:marLeft w:val="0"/>
          <w:marRight w:val="0"/>
          <w:marTop w:val="0"/>
          <w:marBottom w:val="0"/>
          <w:divBdr>
            <w:top w:val="none" w:sz="0" w:space="0" w:color="auto"/>
            <w:left w:val="none" w:sz="0" w:space="0" w:color="auto"/>
            <w:bottom w:val="none" w:sz="0" w:space="0" w:color="auto"/>
            <w:right w:val="none" w:sz="0" w:space="0" w:color="auto"/>
          </w:divBdr>
        </w:div>
      </w:divsChild>
    </w:div>
    <w:div w:id="1751660669">
      <w:bodyDiv w:val="1"/>
      <w:marLeft w:val="0"/>
      <w:marRight w:val="0"/>
      <w:marTop w:val="0"/>
      <w:marBottom w:val="0"/>
      <w:divBdr>
        <w:top w:val="none" w:sz="0" w:space="0" w:color="auto"/>
        <w:left w:val="none" w:sz="0" w:space="0" w:color="auto"/>
        <w:bottom w:val="none" w:sz="0" w:space="0" w:color="auto"/>
        <w:right w:val="none" w:sz="0" w:space="0" w:color="auto"/>
      </w:divBdr>
    </w:div>
    <w:div w:id="1752653495">
      <w:bodyDiv w:val="1"/>
      <w:marLeft w:val="0"/>
      <w:marRight w:val="0"/>
      <w:marTop w:val="0"/>
      <w:marBottom w:val="0"/>
      <w:divBdr>
        <w:top w:val="none" w:sz="0" w:space="0" w:color="auto"/>
        <w:left w:val="none" w:sz="0" w:space="0" w:color="auto"/>
        <w:bottom w:val="none" w:sz="0" w:space="0" w:color="auto"/>
        <w:right w:val="none" w:sz="0" w:space="0" w:color="auto"/>
      </w:divBdr>
    </w:div>
    <w:div w:id="1788161470">
      <w:bodyDiv w:val="1"/>
      <w:marLeft w:val="0"/>
      <w:marRight w:val="0"/>
      <w:marTop w:val="0"/>
      <w:marBottom w:val="0"/>
      <w:divBdr>
        <w:top w:val="none" w:sz="0" w:space="0" w:color="auto"/>
        <w:left w:val="none" w:sz="0" w:space="0" w:color="auto"/>
        <w:bottom w:val="none" w:sz="0" w:space="0" w:color="auto"/>
        <w:right w:val="none" w:sz="0" w:space="0" w:color="auto"/>
      </w:divBdr>
    </w:div>
    <w:div w:id="1821658000">
      <w:bodyDiv w:val="1"/>
      <w:marLeft w:val="0"/>
      <w:marRight w:val="0"/>
      <w:marTop w:val="0"/>
      <w:marBottom w:val="0"/>
      <w:divBdr>
        <w:top w:val="none" w:sz="0" w:space="0" w:color="auto"/>
        <w:left w:val="none" w:sz="0" w:space="0" w:color="auto"/>
        <w:bottom w:val="none" w:sz="0" w:space="0" w:color="auto"/>
        <w:right w:val="none" w:sz="0" w:space="0" w:color="auto"/>
      </w:divBdr>
    </w:div>
    <w:div w:id="1838492491">
      <w:bodyDiv w:val="1"/>
      <w:marLeft w:val="0"/>
      <w:marRight w:val="0"/>
      <w:marTop w:val="0"/>
      <w:marBottom w:val="0"/>
      <w:divBdr>
        <w:top w:val="none" w:sz="0" w:space="0" w:color="auto"/>
        <w:left w:val="none" w:sz="0" w:space="0" w:color="auto"/>
        <w:bottom w:val="none" w:sz="0" w:space="0" w:color="auto"/>
        <w:right w:val="none" w:sz="0" w:space="0" w:color="auto"/>
      </w:divBdr>
    </w:div>
    <w:div w:id="1840388433">
      <w:bodyDiv w:val="1"/>
      <w:marLeft w:val="0"/>
      <w:marRight w:val="0"/>
      <w:marTop w:val="0"/>
      <w:marBottom w:val="0"/>
      <w:divBdr>
        <w:top w:val="none" w:sz="0" w:space="0" w:color="auto"/>
        <w:left w:val="none" w:sz="0" w:space="0" w:color="auto"/>
        <w:bottom w:val="none" w:sz="0" w:space="0" w:color="auto"/>
        <w:right w:val="none" w:sz="0" w:space="0" w:color="auto"/>
      </w:divBdr>
    </w:div>
    <w:div w:id="1850757229">
      <w:bodyDiv w:val="1"/>
      <w:marLeft w:val="0"/>
      <w:marRight w:val="0"/>
      <w:marTop w:val="0"/>
      <w:marBottom w:val="0"/>
      <w:divBdr>
        <w:top w:val="none" w:sz="0" w:space="0" w:color="auto"/>
        <w:left w:val="none" w:sz="0" w:space="0" w:color="auto"/>
        <w:bottom w:val="none" w:sz="0" w:space="0" w:color="auto"/>
        <w:right w:val="none" w:sz="0" w:space="0" w:color="auto"/>
      </w:divBdr>
    </w:div>
    <w:div w:id="1869678329">
      <w:bodyDiv w:val="1"/>
      <w:marLeft w:val="0"/>
      <w:marRight w:val="0"/>
      <w:marTop w:val="0"/>
      <w:marBottom w:val="0"/>
      <w:divBdr>
        <w:top w:val="none" w:sz="0" w:space="0" w:color="auto"/>
        <w:left w:val="none" w:sz="0" w:space="0" w:color="auto"/>
        <w:bottom w:val="none" w:sz="0" w:space="0" w:color="auto"/>
        <w:right w:val="none" w:sz="0" w:space="0" w:color="auto"/>
      </w:divBdr>
    </w:div>
    <w:div w:id="1881355185">
      <w:bodyDiv w:val="1"/>
      <w:marLeft w:val="0"/>
      <w:marRight w:val="0"/>
      <w:marTop w:val="0"/>
      <w:marBottom w:val="0"/>
      <w:divBdr>
        <w:top w:val="none" w:sz="0" w:space="0" w:color="auto"/>
        <w:left w:val="none" w:sz="0" w:space="0" w:color="auto"/>
        <w:bottom w:val="none" w:sz="0" w:space="0" w:color="auto"/>
        <w:right w:val="none" w:sz="0" w:space="0" w:color="auto"/>
      </w:divBdr>
    </w:div>
    <w:div w:id="1889535705">
      <w:bodyDiv w:val="1"/>
      <w:marLeft w:val="0"/>
      <w:marRight w:val="0"/>
      <w:marTop w:val="0"/>
      <w:marBottom w:val="0"/>
      <w:divBdr>
        <w:top w:val="none" w:sz="0" w:space="0" w:color="auto"/>
        <w:left w:val="none" w:sz="0" w:space="0" w:color="auto"/>
        <w:bottom w:val="none" w:sz="0" w:space="0" w:color="auto"/>
        <w:right w:val="none" w:sz="0" w:space="0" w:color="auto"/>
      </w:divBdr>
    </w:div>
    <w:div w:id="1898544744">
      <w:bodyDiv w:val="1"/>
      <w:marLeft w:val="0"/>
      <w:marRight w:val="0"/>
      <w:marTop w:val="0"/>
      <w:marBottom w:val="0"/>
      <w:divBdr>
        <w:top w:val="none" w:sz="0" w:space="0" w:color="auto"/>
        <w:left w:val="none" w:sz="0" w:space="0" w:color="auto"/>
        <w:bottom w:val="none" w:sz="0" w:space="0" w:color="auto"/>
        <w:right w:val="none" w:sz="0" w:space="0" w:color="auto"/>
      </w:divBdr>
    </w:div>
    <w:div w:id="1901553850">
      <w:bodyDiv w:val="1"/>
      <w:marLeft w:val="0"/>
      <w:marRight w:val="0"/>
      <w:marTop w:val="0"/>
      <w:marBottom w:val="0"/>
      <w:divBdr>
        <w:top w:val="none" w:sz="0" w:space="0" w:color="auto"/>
        <w:left w:val="none" w:sz="0" w:space="0" w:color="auto"/>
        <w:bottom w:val="none" w:sz="0" w:space="0" w:color="auto"/>
        <w:right w:val="none" w:sz="0" w:space="0" w:color="auto"/>
      </w:divBdr>
    </w:div>
    <w:div w:id="1935358646">
      <w:bodyDiv w:val="1"/>
      <w:marLeft w:val="0"/>
      <w:marRight w:val="0"/>
      <w:marTop w:val="0"/>
      <w:marBottom w:val="0"/>
      <w:divBdr>
        <w:top w:val="none" w:sz="0" w:space="0" w:color="auto"/>
        <w:left w:val="none" w:sz="0" w:space="0" w:color="auto"/>
        <w:bottom w:val="none" w:sz="0" w:space="0" w:color="auto"/>
        <w:right w:val="none" w:sz="0" w:space="0" w:color="auto"/>
      </w:divBdr>
    </w:div>
    <w:div w:id="1982885383">
      <w:bodyDiv w:val="1"/>
      <w:marLeft w:val="0"/>
      <w:marRight w:val="0"/>
      <w:marTop w:val="0"/>
      <w:marBottom w:val="0"/>
      <w:divBdr>
        <w:top w:val="none" w:sz="0" w:space="0" w:color="auto"/>
        <w:left w:val="none" w:sz="0" w:space="0" w:color="auto"/>
        <w:bottom w:val="none" w:sz="0" w:space="0" w:color="auto"/>
        <w:right w:val="none" w:sz="0" w:space="0" w:color="auto"/>
      </w:divBdr>
    </w:div>
    <w:div w:id="1998416928">
      <w:bodyDiv w:val="1"/>
      <w:marLeft w:val="0"/>
      <w:marRight w:val="0"/>
      <w:marTop w:val="0"/>
      <w:marBottom w:val="0"/>
      <w:divBdr>
        <w:top w:val="none" w:sz="0" w:space="0" w:color="auto"/>
        <w:left w:val="none" w:sz="0" w:space="0" w:color="auto"/>
        <w:bottom w:val="none" w:sz="0" w:space="0" w:color="auto"/>
        <w:right w:val="none" w:sz="0" w:space="0" w:color="auto"/>
      </w:divBdr>
    </w:div>
    <w:div w:id="2002342741">
      <w:bodyDiv w:val="1"/>
      <w:marLeft w:val="0"/>
      <w:marRight w:val="0"/>
      <w:marTop w:val="0"/>
      <w:marBottom w:val="0"/>
      <w:divBdr>
        <w:top w:val="none" w:sz="0" w:space="0" w:color="auto"/>
        <w:left w:val="none" w:sz="0" w:space="0" w:color="auto"/>
        <w:bottom w:val="none" w:sz="0" w:space="0" w:color="auto"/>
        <w:right w:val="none" w:sz="0" w:space="0" w:color="auto"/>
      </w:divBdr>
    </w:div>
    <w:div w:id="2041782901">
      <w:bodyDiv w:val="1"/>
      <w:marLeft w:val="0"/>
      <w:marRight w:val="0"/>
      <w:marTop w:val="0"/>
      <w:marBottom w:val="0"/>
      <w:divBdr>
        <w:top w:val="none" w:sz="0" w:space="0" w:color="auto"/>
        <w:left w:val="none" w:sz="0" w:space="0" w:color="auto"/>
        <w:bottom w:val="none" w:sz="0" w:space="0" w:color="auto"/>
        <w:right w:val="none" w:sz="0" w:space="0" w:color="auto"/>
      </w:divBdr>
    </w:div>
    <w:div w:id="2043937593">
      <w:bodyDiv w:val="1"/>
      <w:marLeft w:val="0"/>
      <w:marRight w:val="0"/>
      <w:marTop w:val="0"/>
      <w:marBottom w:val="0"/>
      <w:divBdr>
        <w:top w:val="none" w:sz="0" w:space="0" w:color="auto"/>
        <w:left w:val="none" w:sz="0" w:space="0" w:color="auto"/>
        <w:bottom w:val="none" w:sz="0" w:space="0" w:color="auto"/>
        <w:right w:val="none" w:sz="0" w:space="0" w:color="auto"/>
      </w:divBdr>
    </w:div>
    <w:div w:id="2064912909">
      <w:bodyDiv w:val="1"/>
      <w:marLeft w:val="0"/>
      <w:marRight w:val="0"/>
      <w:marTop w:val="0"/>
      <w:marBottom w:val="0"/>
      <w:divBdr>
        <w:top w:val="none" w:sz="0" w:space="0" w:color="auto"/>
        <w:left w:val="none" w:sz="0" w:space="0" w:color="auto"/>
        <w:bottom w:val="none" w:sz="0" w:space="0" w:color="auto"/>
        <w:right w:val="none" w:sz="0" w:space="0" w:color="auto"/>
      </w:divBdr>
    </w:div>
    <w:div w:id="2113475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mailto:byomkesh.talukder@gmail.com" TargetMode="External"/><Relationship Id="rId42" Type="http://schemas.openxmlformats.org/officeDocument/2006/relationships/image" Target="media/image18.jpeg"/><Relationship Id="rId47" Type="http://schemas.openxmlformats.org/officeDocument/2006/relationships/hyperlink" Target="https://doi.org/10.1016/s2542-5196(21)00110-8" TargetMode="External"/><Relationship Id="rId63" Type="http://schemas.openxmlformats.org/officeDocument/2006/relationships/hyperlink" Target="https://www.ipes-food.org/pages/UniformityDiversityReport"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ho.int/news-room/q-a-detail/one-health" TargetMode="External"/><Relationship Id="rId29" Type="http://schemas.openxmlformats.org/officeDocument/2006/relationships/image" Target="media/image5.jpeg"/><Relationship Id="rId11" Type="http://schemas.microsoft.com/office/2018/08/relationships/commentsExtensible" Target="commentsExtensible.xml"/><Relationship Id="rId24" Type="http://schemas.openxmlformats.org/officeDocument/2006/relationships/hyperlink" Target="https://www.worldhistory.org/civilization/"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hyperlink" Target="https://doi.org/10.3390/ijerph191811786" TargetMode="External"/><Relationship Id="rId53" Type="http://schemas.openxmlformats.org/officeDocument/2006/relationships/hyperlink" Target="https://doi.org/10.3389/fvets.2017.00163" TargetMode="External"/><Relationship Id="rId58" Type="http://schemas.openxmlformats.org/officeDocument/2006/relationships/hyperlink" Target="https://www.worldbank.org/en/topic/health" TargetMode="External"/><Relationship Id="rId66" Type="http://schemas.openxmlformats.org/officeDocument/2006/relationships/hyperlink" Target="https://openknowledge.worldbank.org/server/api/core/bitstreams/956a58be-ddd8-572f-8aac-df5ab453d7b2/content" TargetMode="External"/><Relationship Id="rId5" Type="http://schemas.openxmlformats.org/officeDocument/2006/relationships/webSettings" Target="webSettings.xml"/><Relationship Id="rId61" Type="http://schemas.openxmlformats.org/officeDocument/2006/relationships/hyperlink" Target="https://www.ghsagenda.org/about/" TargetMode="External"/><Relationship Id="rId19" Type="http://schemas.openxmlformats.org/officeDocument/2006/relationships/hyperlink" Target="http://dx.doi.org/10.1136/jech-2017-210082" TargetMode="External"/><Relationship Id="rId14" Type="http://schemas.openxmlformats.org/officeDocument/2006/relationships/hyperlink" Target="https://www.ecohealthontario.ca/" TargetMode="External"/><Relationship Id="rId22" Type="http://schemas.openxmlformats.org/officeDocument/2006/relationships/image" Target="media/image1.png"/><Relationship Id="rId27" Type="http://schemas.openxmlformats.org/officeDocument/2006/relationships/image" Target="media/image3.jp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doi.org/10.3389/fpubh.2022.937854" TargetMode="External"/><Relationship Id="rId56" Type="http://schemas.openxmlformats.org/officeDocument/2006/relationships/hyperlink" Target="https://www.who.int/emergencies/ten-threats-to-global-health-in-2019" TargetMode="External"/><Relationship Id="rId64" Type="http://schemas.openxmlformats.org/officeDocument/2006/relationships/hyperlink" Target="https://www.unep.org/explore-topics/health" TargetMode="External"/><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16/j.oneear.2020.04.007" TargetMode="External"/><Relationship Id="rId3" Type="http://schemas.openxmlformats.org/officeDocument/2006/relationships/styles" Target="styles.xml"/><Relationship Id="rId12" Type="http://schemas.openxmlformats.org/officeDocument/2006/relationships/hyperlink" Target="https://mahb.stanford.edu/recentnews/planetary-health/" TargetMode="External"/><Relationship Id="rId17" Type="http://schemas.openxmlformats.org/officeDocument/2006/relationships/hyperlink" Target="http://orcid.org/0000-0003-1163-2305Chris" TargetMode="External"/><Relationship Id="rId25" Type="http://schemas.openxmlformats.org/officeDocument/2006/relationships/footer" Target="footer1.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doi.org/10.1080/17441692.2021.1893372" TargetMode="External"/><Relationship Id="rId59" Type="http://schemas.openxmlformats.org/officeDocument/2006/relationships/hyperlink" Target="https://sdgs.un.org/goals" TargetMode="External"/><Relationship Id="rId67" Type="http://schemas.openxmlformats.org/officeDocument/2006/relationships/fontTable" Target="fontTable.xml"/><Relationship Id="rId20" Type="http://schemas.openxmlformats.org/officeDocument/2006/relationships/hyperlink" Target="https://www.thelancet.com/journals/lanplh/home" TargetMode="External"/><Relationship Id="rId41" Type="http://schemas.openxmlformats.org/officeDocument/2006/relationships/image" Target="media/image17.jpeg"/><Relationship Id="rId54" Type="http://schemas.openxmlformats.org/officeDocument/2006/relationships/hyperlink" Target="https://doi.org/10.3389/fvets.2017.00163" TargetMode="External"/><Relationship Id="rId62" Type="http://schemas.openxmlformats.org/officeDocument/2006/relationships/hyperlink" Target="http://www.fao.org/antimicrobial-resistance/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ho.int/news/item/01-12-2021-tripartite-and-unep-support-ohhlep-s-definition-of-one-health" TargetMode="External"/><Relationship Id="rId23" Type="http://schemas.openxmlformats.org/officeDocument/2006/relationships/hyperlink" Target="https://www.worldhistory.org/Indus_Valley_Civilization/" TargetMode="Externa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hyperlink" Target="https://doi.org/10.1016/s2542-5196(21)00354-5" TargetMode="External"/><Relationship Id="rId57" Type="http://schemas.openxmlformats.org/officeDocument/2006/relationships/hyperlink" Target="https://futureoffood.org/statement-on-the-planetary-health-emergency/" TargetMode="External"/><Relationship Id="rId10" Type="http://schemas.microsoft.com/office/2016/09/relationships/commentsIds" Target="commentsId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doi.org/10.1080/14635240.2021.1956796" TargetMode="External"/><Relationship Id="rId60" Type="http://schemas.openxmlformats.org/officeDocument/2006/relationships/hyperlink" Target="https://www.oie.int/en/for-the-media/onehealth/" TargetMode="External"/><Relationship Id="rId65" Type="http://schemas.openxmlformats.org/officeDocument/2006/relationships/hyperlink" Target="https://www.unep.org/resources/global-environment-outlook-geo-6-healthy-planet-healthy-people"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www.who.int/news/item/01-12-2021-tripartite-and-unep-support-ohhlep-s-definition-of-one-health" TargetMode="External"/><Relationship Id="rId18" Type="http://schemas.openxmlformats.org/officeDocument/2006/relationships/hyperlink" Target="mailto:chris.buse@unbc.ca"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doi.org/10.1016/j.oneear.2020.04.007" TargetMode="External"/><Relationship Id="rId55" Type="http://schemas.openxmlformats.org/officeDocument/2006/relationships/hyperlink" Target="https://ecohealth.net/what-is-ecoheal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8FCC7-8499-44B0-B2A9-86A83F210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36</Pages>
  <Words>13317</Words>
  <Characters>75910</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Byomkesh Talukder</dc:creator>
  <cp:keywords/>
  <dc:description/>
  <cp:lastModifiedBy>Mohammadali Tofighi</cp:lastModifiedBy>
  <cp:revision>46</cp:revision>
  <dcterms:created xsi:type="dcterms:W3CDTF">2023-06-15T15:48:00Z</dcterms:created>
  <dcterms:modified xsi:type="dcterms:W3CDTF">2023-11-01T12:57:00Z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20d0b260f2713cc5674b942d8e896acb8efb04d9599ad375468e29115acc70e3</vt:lpwstr>
  </property>
</Properties>
</file>